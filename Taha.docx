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37CF" w14:textId="53010488" w:rsidR="00B56A65" w:rsidRPr="00E60A66" w:rsidRDefault="00B56A65" w:rsidP="00E60A66">
      <w:pPr>
        <w:bidi/>
        <w:jc w:val="both"/>
        <w:rPr>
          <w:rFonts w:cs="2  Nazanin"/>
          <w:sz w:val="48"/>
          <w:szCs w:val="48"/>
          <w:rtl/>
          <w:lang w:bidi="fa-IR"/>
          <w:rPrChange w:id="0" w:author="Ali Jafari" w:date="2026-10-07T23:04:00Z" w16du:dateUtc="2026-10-07T19:34:00Z">
            <w:rPr>
              <w:rFonts w:cstheme="minorHAnsi"/>
              <w:sz w:val="48"/>
              <w:szCs w:val="48"/>
              <w:rtl/>
              <w:lang w:bidi="fa-IR"/>
            </w:rPr>
          </w:rPrChange>
        </w:rPr>
        <w:pPrChange w:id="1" w:author="Ali Jafari" w:date="2026-10-07T23:04:00Z" w16du:dateUtc="2026-10-07T19:34:00Z">
          <w:pPr>
            <w:jc w:val="right"/>
          </w:pPr>
        </w:pPrChange>
      </w:pPr>
      <w:r w:rsidRPr="00E60A66">
        <w:rPr>
          <w:rFonts w:cs="2  Nazanin" w:hint="cs"/>
          <w:sz w:val="48"/>
          <w:szCs w:val="48"/>
          <w:rtl/>
          <w:lang w:bidi="fa-IR"/>
          <w:rPrChange w:id="2" w:author="Ali Jafari" w:date="2026-10-07T23:04:00Z" w16du:dateUtc="2026-10-07T19:34:00Z">
            <w:rPr>
              <w:rFonts w:cstheme="minorHAnsi" w:hint="cs"/>
              <w:sz w:val="48"/>
              <w:szCs w:val="48"/>
              <w:rtl/>
              <w:lang w:bidi="fa-IR"/>
            </w:rPr>
          </w:rPrChange>
        </w:rPr>
        <w:t>دنیای فناوری با سرعت بالایی در حال پیشرفت است .</w:t>
      </w:r>
    </w:p>
    <w:p w14:paraId="3E92E8E0" w14:textId="0C23C5C9" w:rsidR="000D1017" w:rsidRPr="00E60A66" w:rsidRDefault="00B56A65" w:rsidP="00E60A66">
      <w:pPr>
        <w:bidi/>
        <w:jc w:val="both"/>
        <w:rPr>
          <w:rFonts w:cs="2  Nazanin"/>
          <w:sz w:val="48"/>
          <w:szCs w:val="48"/>
          <w:rtl/>
          <w:lang w:bidi="fa-IR"/>
          <w:rPrChange w:id="3" w:author="Ali Jafari" w:date="2026-10-07T23:04:00Z" w16du:dateUtc="2026-10-07T19:34:00Z">
            <w:rPr>
              <w:rFonts w:cstheme="minorHAnsi"/>
              <w:sz w:val="48"/>
              <w:szCs w:val="48"/>
              <w:rtl/>
              <w:lang w:bidi="fa-IR"/>
            </w:rPr>
          </w:rPrChange>
        </w:rPr>
        <w:pPrChange w:id="4" w:author="Ali Jafari" w:date="2026-10-07T23:04:00Z" w16du:dateUtc="2026-10-07T19:34:00Z">
          <w:pPr>
            <w:jc w:val="right"/>
          </w:pPr>
        </w:pPrChange>
      </w:pPr>
      <w:r w:rsidRPr="00E60A66">
        <w:rPr>
          <w:rFonts w:cs="2  Nazanin" w:hint="cs"/>
          <w:sz w:val="48"/>
          <w:szCs w:val="48"/>
          <w:rtl/>
          <w:lang w:bidi="fa-IR"/>
          <w:rPrChange w:id="5" w:author="Ali Jafari" w:date="2026-10-07T23:04:00Z" w16du:dateUtc="2026-10-07T19:34:00Z">
            <w:rPr>
              <w:rFonts w:cstheme="minorHAnsi" w:hint="cs"/>
              <w:sz w:val="48"/>
              <w:szCs w:val="48"/>
              <w:rtl/>
              <w:lang w:bidi="fa-IR"/>
            </w:rPr>
          </w:rPrChange>
        </w:rPr>
        <w:t>مهارت و پشتکار</w:t>
      </w:r>
      <w:r w:rsidR="000D1017" w:rsidRPr="00E60A66">
        <w:rPr>
          <w:rFonts w:cs="2  Nazanin" w:hint="cs"/>
          <w:sz w:val="48"/>
          <w:szCs w:val="48"/>
          <w:rtl/>
          <w:lang w:bidi="fa-IR"/>
          <w:rPrChange w:id="6" w:author="Ali Jafari" w:date="2026-10-07T23:04:00Z" w16du:dateUtc="2026-10-07T19:34:00Z">
            <w:rPr>
              <w:rFonts w:cstheme="minorHAnsi" w:hint="cs"/>
              <w:sz w:val="48"/>
              <w:szCs w:val="48"/>
              <w:rtl/>
              <w:lang w:bidi="fa-IR"/>
            </w:rPr>
          </w:rPrChange>
        </w:rPr>
        <w:t>، کلید اصلی ساخت آینده ای موفق هستند .</w:t>
      </w:r>
    </w:p>
    <w:p w14:paraId="518B6C5C" w14:textId="1DA48F04" w:rsidR="00B37B65" w:rsidRPr="00E60A66" w:rsidRDefault="000D1017" w:rsidP="00E60A66">
      <w:pPr>
        <w:bidi/>
        <w:spacing w:after="240"/>
        <w:jc w:val="both"/>
        <w:rPr>
          <w:rFonts w:cs="2  Nazanin"/>
          <w:sz w:val="48"/>
          <w:szCs w:val="48"/>
          <w:rtl/>
          <w:lang w:bidi="fa-IR"/>
          <w:rPrChange w:id="7" w:author="Ali Jafari" w:date="2026-10-07T23:04:00Z" w16du:dateUtc="2026-10-07T19:34:00Z">
            <w:rPr>
              <w:rFonts w:cstheme="minorHAnsi"/>
              <w:sz w:val="48"/>
              <w:szCs w:val="48"/>
              <w:rtl/>
              <w:lang w:bidi="fa-IR"/>
            </w:rPr>
          </w:rPrChange>
        </w:rPr>
        <w:pPrChange w:id="8" w:author="Ali Jafari" w:date="2026-10-07T23:04:00Z" w16du:dateUtc="2026-10-07T19:34:00Z">
          <w:pPr>
            <w:spacing w:after="240"/>
            <w:jc w:val="right"/>
          </w:pPr>
        </w:pPrChange>
      </w:pPr>
      <w:r w:rsidRPr="00E60A66">
        <w:rPr>
          <w:rFonts w:cs="2  Nazanin" w:hint="cs"/>
          <w:sz w:val="48"/>
          <w:szCs w:val="48"/>
          <w:rtl/>
          <w:lang w:bidi="fa-IR"/>
          <w:rPrChange w:id="9" w:author="Ali Jafari" w:date="2026-10-07T23:04:00Z" w16du:dateUtc="2026-10-07T19:34:00Z">
            <w:rPr>
              <w:rFonts w:cstheme="minorHAnsi" w:hint="cs"/>
              <w:sz w:val="48"/>
              <w:szCs w:val="48"/>
              <w:rtl/>
              <w:lang w:bidi="fa-IR"/>
            </w:rPr>
          </w:rPrChange>
        </w:rPr>
        <w:t>اگر پیوسته تلاش کنید و از خطای خود درس بگیرید،</w:t>
      </w:r>
      <w:r w:rsidR="00C47E40" w:rsidRPr="00E60A66">
        <w:rPr>
          <w:rFonts w:cs="2  Nazanin" w:hint="cs"/>
          <w:sz w:val="48"/>
          <w:szCs w:val="48"/>
          <w:rtl/>
          <w:lang w:bidi="fa-IR"/>
          <w:rPrChange w:id="10" w:author="Ali Jafari" w:date="2026-10-07T23:04:00Z" w16du:dateUtc="2026-10-07T19:34:00Z">
            <w:rPr>
              <w:rFonts w:cstheme="minorHAnsi" w:hint="cs"/>
              <w:sz w:val="48"/>
              <w:szCs w:val="48"/>
              <w:rtl/>
              <w:lang w:bidi="fa-IR"/>
            </w:rPr>
          </w:rPrChange>
        </w:rPr>
        <w:t xml:space="preserve"> </w:t>
      </w:r>
      <w:r w:rsidR="005160C3" w:rsidRPr="00E60A66">
        <w:rPr>
          <w:rFonts w:cs="2  Nazanin" w:hint="cs"/>
          <w:sz w:val="48"/>
          <w:szCs w:val="48"/>
          <w:rtl/>
          <w:lang w:bidi="fa-IR"/>
          <w:rPrChange w:id="11" w:author="Ali Jafari" w:date="2026-10-07T23:04:00Z" w16du:dateUtc="2026-10-07T19:34:00Z">
            <w:rPr>
              <w:rFonts w:cstheme="minorHAnsi" w:hint="cs"/>
              <w:sz w:val="48"/>
              <w:szCs w:val="48"/>
              <w:rtl/>
              <w:lang w:bidi="fa-IR"/>
            </w:rPr>
          </w:rPrChange>
        </w:rPr>
        <w:t>بدون شک به یک تازه‌کار برجسته تبدیل خواهید شد.</w:t>
      </w:r>
    </w:p>
    <w:p w14:paraId="4D0F55CF" w14:textId="77777777" w:rsidR="00B37B65" w:rsidRDefault="00B37B65">
      <w:pPr>
        <w:rPr>
          <w:rFonts w:cstheme="minorHAnsi"/>
          <w:sz w:val="48"/>
          <w:szCs w:val="48"/>
          <w:rtl/>
          <w:lang w:bidi="fa-IR"/>
        </w:rPr>
      </w:pPr>
      <w:r>
        <w:rPr>
          <w:rFonts w:cstheme="minorHAnsi"/>
          <w:sz w:val="48"/>
          <w:szCs w:val="48"/>
          <w:rtl/>
          <w:lang w:bidi="fa-IR"/>
        </w:rPr>
        <w:br w:type="page"/>
      </w:r>
    </w:p>
    <w:p w14:paraId="06F5C573" w14:textId="77777777" w:rsidR="000D1017" w:rsidRPr="00976012" w:rsidRDefault="000D1017" w:rsidP="00C47E40">
      <w:pPr>
        <w:spacing w:after="240"/>
        <w:jc w:val="right"/>
        <w:rPr>
          <w:rFonts w:cstheme="minorHAnsi"/>
          <w:sz w:val="48"/>
          <w:szCs w:val="48"/>
          <w:lang w:bidi="fa-IR"/>
        </w:rPr>
      </w:pPr>
    </w:p>
    <w:p w14:paraId="5BECD1C9" w14:textId="77777777" w:rsidR="00BB6C43" w:rsidRDefault="00BB6C43" w:rsidP="005160C3">
      <w:pPr>
        <w:jc w:val="right"/>
        <w:rPr>
          <w:rFonts w:cstheme="minorHAnsi"/>
          <w:sz w:val="40"/>
          <w:szCs w:val="40"/>
          <w:rtl/>
          <w:lang w:bidi="fa-IR"/>
        </w:rPr>
      </w:pPr>
    </w:p>
    <w:tbl>
      <w:tblPr>
        <w:tblStyle w:val="TableGrid"/>
        <w:tblW w:w="0" w:type="auto"/>
        <w:tblInd w:w="-5" w:type="dxa"/>
        <w:tblLook w:val="04A0" w:firstRow="1" w:lastRow="0" w:firstColumn="1" w:lastColumn="0" w:noHBand="0" w:noVBand="1"/>
      </w:tblPr>
      <w:tblGrid>
        <w:gridCol w:w="7915"/>
        <w:gridCol w:w="1435"/>
      </w:tblGrid>
      <w:tr w:rsidR="00B37B65" w:rsidRPr="004E2006" w14:paraId="09978167" w14:textId="77777777" w:rsidTr="004E2006">
        <w:trPr>
          <w:trHeight w:val="287"/>
        </w:trPr>
        <w:tc>
          <w:tcPr>
            <w:tcW w:w="7915" w:type="dxa"/>
          </w:tcPr>
          <w:p w14:paraId="0E2C24FB" w14:textId="24909258" w:rsidR="00B37B65" w:rsidRPr="004E2006" w:rsidRDefault="004E2006" w:rsidP="005160C3">
            <w:pPr>
              <w:jc w:val="right"/>
              <w:rPr>
                <w:rFonts w:cstheme="minorHAnsi"/>
                <w:b/>
                <w:bCs/>
                <w:sz w:val="32"/>
                <w:szCs w:val="32"/>
                <w:lang w:bidi="fa-IR"/>
              </w:rPr>
            </w:pPr>
            <w:r w:rsidRPr="004E2006">
              <w:rPr>
                <w:rFonts w:cstheme="minorHAnsi" w:hint="cs"/>
                <w:sz w:val="32"/>
                <w:szCs w:val="32"/>
                <w:rtl/>
                <w:lang w:bidi="fa-IR"/>
              </w:rPr>
              <w:t>بسیار کشسان در صورتی که</w:t>
            </w:r>
          </w:p>
        </w:tc>
        <w:tc>
          <w:tcPr>
            <w:tcW w:w="1435" w:type="dxa"/>
          </w:tcPr>
          <w:p w14:paraId="4E93725F" w14:textId="48691F98" w:rsidR="00B37B65" w:rsidRPr="004E2006" w:rsidRDefault="004E2006" w:rsidP="005160C3">
            <w:pPr>
              <w:jc w:val="right"/>
              <w:rPr>
                <w:rFonts w:cstheme="minorHAnsi"/>
                <w:sz w:val="28"/>
                <w:szCs w:val="28"/>
                <w:lang w:bidi="fa-IR"/>
              </w:rPr>
            </w:pPr>
            <w:r w:rsidRPr="004E2006">
              <w:rPr>
                <w:rFonts w:cstheme="minorHAnsi" w:hint="cs"/>
                <w:sz w:val="28"/>
                <w:szCs w:val="28"/>
                <w:rtl/>
                <w:lang w:bidi="fa-IR"/>
              </w:rPr>
              <w:t>صفت خاصه</w:t>
            </w:r>
          </w:p>
        </w:tc>
      </w:tr>
      <w:tr w:rsidR="00B37B65" w14:paraId="12C37033" w14:textId="77777777" w:rsidTr="004E2006">
        <w:trPr>
          <w:trHeight w:val="1502"/>
        </w:trPr>
        <w:tc>
          <w:tcPr>
            <w:tcW w:w="7915" w:type="dxa"/>
          </w:tcPr>
          <w:p w14:paraId="1D239350" w14:textId="77777777" w:rsidR="00B37B65" w:rsidRDefault="004E2006" w:rsidP="005160C3">
            <w:pPr>
              <w:jc w:val="right"/>
              <w:rPr>
                <w:rFonts w:cstheme="minorHAnsi"/>
                <w:sz w:val="32"/>
                <w:szCs w:val="32"/>
                <w:rtl/>
                <w:lang w:bidi="fa-IR"/>
              </w:rPr>
            </w:pPr>
            <w:r w:rsidRPr="004E2006">
              <w:rPr>
                <w:rFonts w:cstheme="minorHAnsi" w:hint="cs"/>
                <w:sz w:val="32"/>
                <w:szCs w:val="32"/>
                <w:rtl/>
                <w:lang w:bidi="fa-IR"/>
              </w:rPr>
              <w:t>تفاوت</w:t>
            </w:r>
            <w:r>
              <w:rPr>
                <w:rFonts w:cstheme="minorHAnsi" w:hint="cs"/>
                <w:sz w:val="32"/>
                <w:szCs w:val="32"/>
                <w:rtl/>
                <w:lang w:bidi="fa-IR"/>
              </w:rPr>
              <w:t xml:space="preserve"> کمی با رقبا وجود داشته باشد.</w:t>
            </w:r>
          </w:p>
          <w:p w14:paraId="699CA6FC" w14:textId="77777777" w:rsidR="004E2006" w:rsidRDefault="004E2006" w:rsidP="005160C3">
            <w:pPr>
              <w:jc w:val="right"/>
              <w:rPr>
                <w:rFonts w:cstheme="minorHAnsi"/>
                <w:sz w:val="32"/>
                <w:szCs w:val="32"/>
                <w:rtl/>
                <w:lang w:bidi="fa-IR"/>
              </w:rPr>
            </w:pPr>
            <w:r>
              <w:rPr>
                <w:rFonts w:cstheme="minorHAnsi" w:hint="cs"/>
                <w:sz w:val="32"/>
                <w:szCs w:val="32"/>
                <w:rtl/>
                <w:lang w:bidi="fa-IR"/>
              </w:rPr>
              <w:t>محصولات جایگزین متعددی در بازار موجود باشد.</w:t>
            </w:r>
          </w:p>
          <w:p w14:paraId="4ED12D5D" w14:textId="77777777" w:rsidR="004E2006" w:rsidRDefault="004E2006" w:rsidP="005160C3">
            <w:pPr>
              <w:jc w:val="right"/>
              <w:rPr>
                <w:rFonts w:cstheme="minorHAnsi"/>
                <w:sz w:val="32"/>
                <w:szCs w:val="32"/>
                <w:rtl/>
                <w:lang w:bidi="fa-IR"/>
              </w:rPr>
            </w:pPr>
            <w:r>
              <w:rPr>
                <w:rFonts w:cstheme="minorHAnsi" w:hint="cs"/>
                <w:sz w:val="32"/>
                <w:szCs w:val="32"/>
                <w:rtl/>
                <w:lang w:bidi="fa-IR"/>
              </w:rPr>
              <w:t>محصول به راحتی مقایسه‌پذیر باشد.</w:t>
            </w:r>
          </w:p>
          <w:p w14:paraId="144C0C8F" w14:textId="78C1F8AC" w:rsidR="004E2006" w:rsidRPr="004E2006" w:rsidRDefault="004E2006" w:rsidP="005160C3">
            <w:pPr>
              <w:jc w:val="right"/>
              <w:rPr>
                <w:rFonts w:cstheme="minorHAnsi"/>
                <w:sz w:val="32"/>
                <w:szCs w:val="32"/>
                <w:lang w:bidi="fa-IR"/>
              </w:rPr>
            </w:pPr>
            <w:r>
              <w:rPr>
                <w:rFonts w:cstheme="minorHAnsi" w:hint="cs"/>
                <w:sz w:val="32"/>
                <w:szCs w:val="32"/>
                <w:rtl/>
                <w:lang w:bidi="fa-IR"/>
              </w:rPr>
              <w:t>محصول ضروری نباشد.</w:t>
            </w:r>
          </w:p>
        </w:tc>
        <w:tc>
          <w:tcPr>
            <w:tcW w:w="1435" w:type="dxa"/>
          </w:tcPr>
          <w:p w14:paraId="448A9002" w14:textId="4A07D065" w:rsidR="00B37B65" w:rsidRPr="004E2006" w:rsidRDefault="004E2006" w:rsidP="005160C3">
            <w:pPr>
              <w:jc w:val="right"/>
              <w:rPr>
                <w:rFonts w:cstheme="minorHAnsi"/>
                <w:sz w:val="32"/>
                <w:szCs w:val="32"/>
                <w:lang w:bidi="fa-IR"/>
              </w:rPr>
            </w:pPr>
            <w:r w:rsidRPr="004E2006">
              <w:rPr>
                <w:rFonts w:cstheme="minorHAnsi" w:hint="cs"/>
                <w:sz w:val="32"/>
                <w:szCs w:val="32"/>
                <w:rtl/>
                <w:lang w:bidi="fa-IR"/>
              </w:rPr>
              <w:t>محصول</w:t>
            </w:r>
          </w:p>
        </w:tc>
      </w:tr>
      <w:tr w:rsidR="00B37B65" w14:paraId="55CC3332" w14:textId="77777777" w:rsidTr="001F26FC">
        <w:trPr>
          <w:trHeight w:val="746"/>
        </w:trPr>
        <w:tc>
          <w:tcPr>
            <w:tcW w:w="7915" w:type="dxa"/>
          </w:tcPr>
          <w:p w14:paraId="3DB26D45" w14:textId="77777777" w:rsidR="00B37B65" w:rsidRDefault="001F26FC" w:rsidP="005160C3">
            <w:pPr>
              <w:jc w:val="right"/>
              <w:rPr>
                <w:rFonts w:cstheme="minorHAnsi"/>
                <w:sz w:val="32"/>
                <w:szCs w:val="32"/>
                <w:rtl/>
                <w:lang w:bidi="fa-IR"/>
              </w:rPr>
            </w:pPr>
            <w:r w:rsidRPr="001F26FC">
              <w:rPr>
                <w:rFonts w:cstheme="minorHAnsi" w:hint="cs"/>
                <w:sz w:val="32"/>
                <w:szCs w:val="32"/>
                <w:rtl/>
                <w:lang w:bidi="fa-IR"/>
              </w:rPr>
              <w:t>تصمیم‌گیری در مورد خرید منطقی و پیچیده باشد.</w:t>
            </w:r>
          </w:p>
          <w:p w14:paraId="6EB41556" w14:textId="43110588" w:rsidR="001F26FC" w:rsidRPr="001F26FC" w:rsidRDefault="001F26FC" w:rsidP="005160C3">
            <w:pPr>
              <w:jc w:val="right"/>
              <w:rPr>
                <w:rFonts w:cstheme="minorHAnsi"/>
                <w:sz w:val="32"/>
                <w:szCs w:val="32"/>
                <w:lang w:bidi="fa-IR"/>
              </w:rPr>
            </w:pPr>
            <w:r>
              <w:rPr>
                <w:rFonts w:cstheme="minorHAnsi" w:hint="cs"/>
                <w:sz w:val="32"/>
                <w:szCs w:val="32"/>
                <w:rtl/>
                <w:lang w:bidi="fa-IR"/>
              </w:rPr>
              <w:t>هزینه‌ای برای تغییر برند وجود نداشته باشد</w:t>
            </w:r>
          </w:p>
        </w:tc>
        <w:tc>
          <w:tcPr>
            <w:tcW w:w="1435" w:type="dxa"/>
          </w:tcPr>
          <w:p w14:paraId="0DA38905" w14:textId="7DB93D64" w:rsidR="00B37B65" w:rsidRPr="001F26FC" w:rsidRDefault="001F26FC" w:rsidP="005160C3">
            <w:pPr>
              <w:jc w:val="right"/>
              <w:rPr>
                <w:rFonts w:cstheme="minorHAnsi"/>
                <w:sz w:val="32"/>
                <w:szCs w:val="32"/>
                <w:lang w:bidi="fa-IR"/>
              </w:rPr>
            </w:pPr>
            <w:r w:rsidRPr="001F26FC">
              <w:rPr>
                <w:rFonts w:cstheme="minorHAnsi" w:hint="cs"/>
                <w:sz w:val="32"/>
                <w:szCs w:val="32"/>
                <w:rtl/>
                <w:lang w:bidi="fa-IR"/>
              </w:rPr>
              <w:t>مشتری</w:t>
            </w:r>
          </w:p>
        </w:tc>
      </w:tr>
      <w:tr w:rsidR="00B37B65" w14:paraId="18B09F48" w14:textId="77777777" w:rsidTr="001F26FC">
        <w:trPr>
          <w:trHeight w:val="1133"/>
        </w:trPr>
        <w:tc>
          <w:tcPr>
            <w:tcW w:w="7915" w:type="dxa"/>
          </w:tcPr>
          <w:p w14:paraId="78CA152C" w14:textId="77777777" w:rsidR="00B37B65" w:rsidRDefault="001F26FC" w:rsidP="005160C3">
            <w:pPr>
              <w:jc w:val="right"/>
              <w:rPr>
                <w:rFonts w:cstheme="minorHAnsi"/>
                <w:sz w:val="32"/>
                <w:szCs w:val="32"/>
                <w:rtl/>
                <w:lang w:bidi="fa-IR"/>
              </w:rPr>
            </w:pPr>
            <w:r>
              <w:rPr>
                <w:rFonts w:cstheme="minorHAnsi" w:hint="cs"/>
                <w:sz w:val="32"/>
                <w:szCs w:val="32"/>
                <w:rtl/>
                <w:lang w:bidi="fa-IR"/>
              </w:rPr>
              <w:t>معیار‌های مقایسه‌ای و بنچمارک‌ها به‌راحتی در دسترس باشند.</w:t>
            </w:r>
          </w:p>
          <w:p w14:paraId="75766090" w14:textId="77777777" w:rsidR="001F26FC" w:rsidRDefault="001F26FC" w:rsidP="005160C3">
            <w:pPr>
              <w:jc w:val="right"/>
              <w:rPr>
                <w:rFonts w:cstheme="minorHAnsi"/>
                <w:sz w:val="32"/>
                <w:szCs w:val="32"/>
                <w:rtl/>
                <w:lang w:bidi="fa-IR"/>
              </w:rPr>
            </w:pPr>
            <w:r>
              <w:rPr>
                <w:rFonts w:cstheme="minorHAnsi" w:hint="cs"/>
                <w:sz w:val="32"/>
                <w:szCs w:val="32"/>
                <w:rtl/>
                <w:lang w:bidi="fa-IR"/>
              </w:rPr>
              <w:t>قیمت نسبتاً بالا باشد.</w:t>
            </w:r>
          </w:p>
          <w:p w14:paraId="15D4EFB7" w14:textId="0488F05F" w:rsidR="001F26FC" w:rsidRPr="001F26FC" w:rsidRDefault="001F26FC" w:rsidP="005160C3">
            <w:pPr>
              <w:jc w:val="right"/>
              <w:rPr>
                <w:rFonts w:cstheme="minorHAnsi"/>
                <w:sz w:val="32"/>
                <w:szCs w:val="32"/>
                <w:lang w:bidi="fa-IR"/>
              </w:rPr>
            </w:pPr>
            <w:r>
              <w:rPr>
                <w:rFonts w:cstheme="minorHAnsi" w:hint="cs"/>
                <w:sz w:val="32"/>
                <w:szCs w:val="32"/>
                <w:rtl/>
                <w:lang w:bidi="fa-IR"/>
              </w:rPr>
              <w:t>رابطه مستقیمی بین قیمت و کیفیت وجود نداشته باشد.</w:t>
            </w:r>
          </w:p>
        </w:tc>
        <w:tc>
          <w:tcPr>
            <w:tcW w:w="1435" w:type="dxa"/>
          </w:tcPr>
          <w:p w14:paraId="24FCFE33" w14:textId="7124DB43" w:rsidR="00B37B65" w:rsidRPr="001F26FC" w:rsidRDefault="001F26FC" w:rsidP="005160C3">
            <w:pPr>
              <w:jc w:val="right"/>
              <w:rPr>
                <w:rFonts w:cstheme="minorHAnsi"/>
                <w:sz w:val="32"/>
                <w:szCs w:val="32"/>
                <w:lang w:bidi="fa-IR"/>
              </w:rPr>
            </w:pPr>
            <w:r>
              <w:rPr>
                <w:rFonts w:cstheme="minorHAnsi" w:hint="cs"/>
                <w:sz w:val="32"/>
                <w:szCs w:val="32"/>
                <w:rtl/>
                <w:lang w:bidi="fa-IR"/>
              </w:rPr>
              <w:t>قیمت</w:t>
            </w:r>
          </w:p>
        </w:tc>
      </w:tr>
    </w:tbl>
    <w:p w14:paraId="2865C476" w14:textId="77777777" w:rsidR="000A359F" w:rsidRDefault="000A359F" w:rsidP="005160C3">
      <w:pPr>
        <w:jc w:val="right"/>
        <w:rPr>
          <w:rFonts w:cstheme="minorHAnsi"/>
          <w:b/>
          <w:bCs/>
          <w:sz w:val="40"/>
          <w:szCs w:val="40"/>
          <w:rtl/>
          <w:lang w:bidi="fa-IR"/>
        </w:rPr>
      </w:pPr>
    </w:p>
    <w:p w14:paraId="1204A933" w14:textId="77777777" w:rsidR="000A359F" w:rsidRDefault="000A359F">
      <w:pPr>
        <w:rPr>
          <w:rFonts w:cstheme="minorHAnsi"/>
          <w:b/>
          <w:bCs/>
          <w:sz w:val="40"/>
          <w:szCs w:val="40"/>
          <w:rtl/>
          <w:lang w:bidi="fa-IR"/>
        </w:rPr>
      </w:pPr>
      <w:r>
        <w:rPr>
          <w:rFonts w:cstheme="minorHAnsi"/>
          <w:b/>
          <w:bCs/>
          <w:sz w:val="40"/>
          <w:szCs w:val="40"/>
          <w:rtl/>
          <w:lang w:bidi="fa-IR"/>
        </w:rPr>
        <w:br w:type="page"/>
      </w:r>
    </w:p>
    <w:p w14:paraId="2EDEBF6A" w14:textId="77777777" w:rsidR="000A359F" w:rsidRDefault="000A359F" w:rsidP="000A359F">
      <w:pPr>
        <w:jc w:val="right"/>
        <w:rPr>
          <w:rFonts w:cstheme="minorHAnsi"/>
          <w:b/>
          <w:bCs/>
          <w:sz w:val="20"/>
          <w:szCs w:val="20"/>
          <w:rtl/>
          <w:lang w:bidi="fa-IR"/>
        </w:rPr>
      </w:pPr>
    </w:p>
    <w:p w14:paraId="25245AAE" w14:textId="77777777" w:rsidR="001F26FC" w:rsidRDefault="001F26FC" w:rsidP="000A359F">
      <w:pPr>
        <w:jc w:val="right"/>
        <w:rPr>
          <w:rFonts w:cstheme="minorHAnsi"/>
          <w:b/>
          <w:bCs/>
          <w:sz w:val="20"/>
          <w:szCs w:val="20"/>
          <w:rtl/>
          <w:lang w:bidi="fa-IR"/>
        </w:rPr>
      </w:pPr>
    </w:p>
    <w:p w14:paraId="79EC0468" w14:textId="77777777" w:rsidR="001F26FC" w:rsidRDefault="001F26FC" w:rsidP="000A359F">
      <w:pPr>
        <w:jc w:val="right"/>
        <w:rPr>
          <w:rFonts w:cstheme="minorHAnsi"/>
          <w:b/>
          <w:bCs/>
          <w:sz w:val="20"/>
          <w:szCs w:val="20"/>
          <w:rtl/>
          <w:lang w:bidi="fa-IR"/>
        </w:rPr>
      </w:pPr>
    </w:p>
    <w:p w14:paraId="08C18DF3" w14:textId="77777777" w:rsidR="001F26FC" w:rsidRDefault="001F26FC" w:rsidP="000A359F">
      <w:pPr>
        <w:jc w:val="right"/>
        <w:rPr>
          <w:rFonts w:cstheme="minorHAnsi"/>
          <w:b/>
          <w:bCs/>
          <w:sz w:val="20"/>
          <w:szCs w:val="20"/>
          <w:lang w:bidi="fa-IR"/>
        </w:rPr>
        <w:sectPr w:rsidR="001F26F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14:paraId="0EE9399B" w14:textId="77777777" w:rsidR="000A359F" w:rsidRDefault="000A359F" w:rsidP="00CE78CA">
      <w:pPr>
        <w:spacing w:after="600"/>
        <w:ind w:right="-2304"/>
        <w:jc w:val="right"/>
        <w:rPr>
          <w:rFonts w:cstheme="minorHAnsi"/>
          <w:b/>
          <w:bCs/>
          <w:sz w:val="20"/>
          <w:szCs w:val="20"/>
          <w:rtl/>
          <w:lang w:bidi="fa-IR"/>
        </w:rPr>
        <w:sectPr w:rsidR="000A359F" w:rsidSect="000A359F">
          <w:type w:val="continuous"/>
          <w:pgSz w:w="12240" w:h="15840"/>
          <w:pgMar w:top="1440" w:right="1440" w:bottom="1440" w:left="1440" w:header="720" w:footer="720" w:gutter="0"/>
          <w:cols w:num="2" w:space="720"/>
          <w:docGrid w:linePitch="360"/>
        </w:sectPr>
      </w:pPr>
    </w:p>
    <w:p w14:paraId="7334DCDB" w14:textId="77C0EAF5" w:rsidR="00C46352" w:rsidRPr="00CE78CA" w:rsidRDefault="00C46352" w:rsidP="00CE78CA">
      <w:pPr>
        <w:spacing w:after="600"/>
        <w:ind w:right="-2304"/>
        <w:jc w:val="right"/>
        <w:rPr>
          <w:rFonts w:cstheme="minorHAnsi"/>
          <w:b/>
          <w:bCs/>
          <w:sz w:val="36"/>
          <w:szCs w:val="36"/>
          <w:lang w:bidi="fa-IR"/>
        </w:rPr>
      </w:pPr>
      <w:r w:rsidRPr="00CE78CA">
        <w:rPr>
          <w:rFonts w:cs="Calibri"/>
          <w:b/>
          <w:bCs/>
          <w:sz w:val="36"/>
          <w:szCs w:val="36"/>
          <w:rtl/>
          <w:lang w:bidi="fa-IR"/>
        </w:rPr>
        <w:t>آشنا</w:t>
      </w:r>
      <w:r w:rsidRPr="00CE78CA">
        <w:rPr>
          <w:rFonts w:cs="Calibri" w:hint="cs"/>
          <w:b/>
          <w:bCs/>
          <w:sz w:val="36"/>
          <w:szCs w:val="36"/>
          <w:rtl/>
          <w:lang w:bidi="fa-IR"/>
        </w:rPr>
        <w:t>یی</w:t>
      </w:r>
      <w:r w:rsidRPr="00CE78CA">
        <w:rPr>
          <w:rFonts w:cs="Calibri"/>
          <w:b/>
          <w:bCs/>
          <w:sz w:val="36"/>
          <w:szCs w:val="36"/>
          <w:rtl/>
          <w:lang w:bidi="fa-IR"/>
        </w:rPr>
        <w:t xml:space="preserve"> با ساختار و عم</w:t>
      </w:r>
      <w:r w:rsidR="001C555E">
        <w:rPr>
          <w:rFonts w:cs="Calibri" w:hint="cs"/>
          <w:b/>
          <w:bCs/>
          <w:sz w:val="36"/>
          <w:szCs w:val="36"/>
          <w:rtl/>
          <w:lang w:bidi="fa-IR"/>
        </w:rPr>
        <w:t>ل</w:t>
      </w:r>
      <w:r w:rsidRPr="00CE78CA">
        <w:rPr>
          <w:rFonts w:cs="Calibri"/>
          <w:b/>
          <w:bCs/>
          <w:sz w:val="36"/>
          <w:szCs w:val="36"/>
          <w:rtl/>
          <w:lang w:bidi="fa-IR"/>
        </w:rPr>
        <w:t>کرد را</w:t>
      </w:r>
      <w:r w:rsidRPr="00CE78CA">
        <w:rPr>
          <w:rFonts w:cs="Calibri" w:hint="cs"/>
          <w:b/>
          <w:bCs/>
          <w:sz w:val="36"/>
          <w:szCs w:val="36"/>
          <w:rtl/>
          <w:lang w:bidi="fa-IR"/>
        </w:rPr>
        <w:t>ی</w:t>
      </w:r>
      <w:r w:rsidRPr="00CE78CA">
        <w:rPr>
          <w:rFonts w:cs="Calibri" w:hint="eastAsia"/>
          <w:b/>
          <w:bCs/>
          <w:sz w:val="36"/>
          <w:szCs w:val="36"/>
          <w:rtl/>
          <w:lang w:bidi="fa-IR"/>
        </w:rPr>
        <w:t>انه</w:t>
      </w:r>
      <w:r w:rsidRPr="00CE78CA">
        <w:rPr>
          <w:rFonts w:cs="Calibri"/>
          <w:b/>
          <w:bCs/>
          <w:sz w:val="36"/>
          <w:szCs w:val="36"/>
          <w:rtl/>
          <w:lang w:bidi="fa-IR"/>
        </w:rPr>
        <w:t xml:space="preserve"> ه</w:t>
      </w:r>
      <w:r w:rsidR="001C555E">
        <w:rPr>
          <w:rFonts w:cs="Calibri" w:hint="cs"/>
          <w:b/>
          <w:bCs/>
          <w:sz w:val="36"/>
          <w:szCs w:val="36"/>
          <w:rtl/>
          <w:lang w:bidi="fa-IR"/>
        </w:rPr>
        <w:t>ا</w:t>
      </w:r>
    </w:p>
    <w:p w14:paraId="1CD8A4F3" w14:textId="77777777" w:rsidR="00C46352" w:rsidRDefault="00C46352" w:rsidP="00C46352">
      <w:pPr>
        <w:jc w:val="right"/>
        <w:rPr>
          <w:rFonts w:cs="Calibri"/>
          <w:sz w:val="32"/>
          <w:szCs w:val="32"/>
          <w:rtl/>
          <w:lang w:bidi="fa-IR"/>
        </w:rPr>
        <w:sectPr w:rsidR="00C46352" w:rsidSect="000A359F">
          <w:type w:val="continuous"/>
          <w:pgSz w:w="12240" w:h="15840"/>
          <w:pgMar w:top="1440" w:right="1440" w:bottom="1440" w:left="1440" w:header="720" w:footer="720" w:gutter="0"/>
          <w:cols w:num="2" w:space="720"/>
          <w:docGrid w:linePitch="360"/>
        </w:sectPr>
      </w:pPr>
    </w:p>
    <w:p w14:paraId="4E09C16F" w14:textId="55141513" w:rsidR="00C46352" w:rsidRPr="00C46352" w:rsidRDefault="00C46352" w:rsidP="00C46352">
      <w:pPr>
        <w:jc w:val="right"/>
        <w:rPr>
          <w:rFonts w:cstheme="minorHAnsi"/>
          <w:sz w:val="32"/>
          <w:szCs w:val="32"/>
          <w:lang w:bidi="fa-IR"/>
        </w:rPr>
      </w:pPr>
      <w:r w:rsidRPr="00C46352">
        <w:rPr>
          <w:rFonts w:cs="Calibri" w:hint="eastAsia"/>
          <w:sz w:val="32"/>
          <w:szCs w:val="32"/>
          <w:rtl/>
          <w:lang w:bidi="fa-IR"/>
        </w:rPr>
        <w:t>را</w:t>
      </w:r>
      <w:r w:rsidRPr="00C46352">
        <w:rPr>
          <w:rFonts w:cs="Calibri" w:hint="cs"/>
          <w:sz w:val="32"/>
          <w:szCs w:val="32"/>
          <w:rtl/>
          <w:lang w:bidi="fa-IR"/>
        </w:rPr>
        <w:t>ی</w:t>
      </w:r>
      <w:r w:rsidRPr="00C46352">
        <w:rPr>
          <w:rFonts w:cs="Calibri" w:hint="eastAsia"/>
          <w:sz w:val="32"/>
          <w:szCs w:val="32"/>
          <w:rtl/>
          <w:lang w:bidi="fa-IR"/>
        </w:rPr>
        <w:t>انه</w:t>
      </w:r>
      <w:r w:rsidRPr="00C46352">
        <w:rPr>
          <w:rFonts w:cs="Calibri"/>
          <w:sz w:val="32"/>
          <w:szCs w:val="32"/>
          <w:rtl/>
          <w:lang w:bidi="fa-IR"/>
        </w:rPr>
        <w:t xml:space="preserve"> ها ابزارها</w:t>
      </w:r>
      <w:r w:rsidRPr="00C46352">
        <w:rPr>
          <w:rFonts w:cs="Calibri" w:hint="cs"/>
          <w:sz w:val="32"/>
          <w:szCs w:val="32"/>
          <w:rtl/>
          <w:lang w:bidi="fa-IR"/>
        </w:rPr>
        <w:t>یی</w:t>
      </w:r>
      <w:r w:rsidRPr="00C46352">
        <w:rPr>
          <w:rFonts w:cs="Calibri"/>
          <w:sz w:val="32"/>
          <w:szCs w:val="32"/>
          <w:rtl/>
          <w:lang w:bidi="fa-IR"/>
        </w:rPr>
        <w:t xml:space="preserve"> شگفت‌انگ</w:t>
      </w:r>
      <w:r w:rsidRPr="00C46352">
        <w:rPr>
          <w:rFonts w:cs="Calibri" w:hint="cs"/>
          <w:sz w:val="32"/>
          <w:szCs w:val="32"/>
          <w:rtl/>
          <w:lang w:bidi="fa-IR"/>
        </w:rPr>
        <w:t>ی</w:t>
      </w:r>
      <w:r w:rsidRPr="00C46352">
        <w:rPr>
          <w:rFonts w:cs="Calibri" w:hint="eastAsia"/>
          <w:sz w:val="32"/>
          <w:szCs w:val="32"/>
          <w:rtl/>
          <w:lang w:bidi="fa-IR"/>
        </w:rPr>
        <w:t>ز</w:t>
      </w:r>
      <w:r w:rsidRPr="00C46352">
        <w:rPr>
          <w:rFonts w:cs="Calibri"/>
          <w:sz w:val="32"/>
          <w:szCs w:val="32"/>
          <w:rtl/>
          <w:lang w:bidi="fa-IR"/>
        </w:rPr>
        <w:t xml:space="preserve"> در دن</w:t>
      </w:r>
      <w:r w:rsidRPr="00C46352">
        <w:rPr>
          <w:rFonts w:cs="Calibri" w:hint="cs"/>
          <w:sz w:val="32"/>
          <w:szCs w:val="32"/>
          <w:rtl/>
          <w:lang w:bidi="fa-IR"/>
        </w:rPr>
        <w:t>ی</w:t>
      </w:r>
      <w:r w:rsidRPr="00C46352">
        <w:rPr>
          <w:rFonts w:cs="Calibri" w:hint="eastAsia"/>
          <w:sz w:val="32"/>
          <w:szCs w:val="32"/>
          <w:rtl/>
          <w:lang w:bidi="fa-IR"/>
        </w:rPr>
        <w:t>ا</w:t>
      </w:r>
      <w:r w:rsidRPr="00C46352">
        <w:rPr>
          <w:rFonts w:cs="Calibri" w:hint="cs"/>
          <w:sz w:val="32"/>
          <w:szCs w:val="32"/>
          <w:rtl/>
          <w:lang w:bidi="fa-IR"/>
        </w:rPr>
        <w:t>ی</w:t>
      </w:r>
      <w:r w:rsidRPr="00C46352">
        <w:rPr>
          <w:rFonts w:cs="Calibri"/>
          <w:sz w:val="32"/>
          <w:szCs w:val="32"/>
          <w:rtl/>
          <w:lang w:bidi="fa-IR"/>
        </w:rPr>
        <w:t xml:space="preserve"> امروز</w:t>
      </w:r>
      <w:r w:rsidRPr="00C46352">
        <w:rPr>
          <w:rFonts w:cs="Calibri" w:hint="cs"/>
          <w:sz w:val="32"/>
          <w:szCs w:val="32"/>
          <w:rtl/>
          <w:lang w:bidi="fa-IR"/>
        </w:rPr>
        <w:t>ی</w:t>
      </w:r>
      <w:r w:rsidRPr="00C46352">
        <w:rPr>
          <w:rFonts w:cs="Calibri"/>
          <w:sz w:val="32"/>
          <w:szCs w:val="32"/>
          <w:rtl/>
          <w:lang w:bidi="fa-IR"/>
        </w:rPr>
        <w:t xml:space="preserve"> هستند که از بخش ها</w:t>
      </w:r>
      <w:r w:rsidRPr="00C46352">
        <w:rPr>
          <w:rFonts w:cs="Calibri" w:hint="cs"/>
          <w:sz w:val="32"/>
          <w:szCs w:val="32"/>
          <w:rtl/>
          <w:lang w:bidi="fa-IR"/>
        </w:rPr>
        <w:t>ی</w:t>
      </w:r>
      <w:r w:rsidRPr="00C46352">
        <w:rPr>
          <w:rFonts w:cs="Calibri"/>
          <w:sz w:val="32"/>
          <w:szCs w:val="32"/>
          <w:rtl/>
          <w:lang w:bidi="fa-IR"/>
        </w:rPr>
        <w:t xml:space="preserve"> سخت‌افزار</w:t>
      </w:r>
      <w:r w:rsidRPr="00C46352">
        <w:rPr>
          <w:rFonts w:cs="Calibri" w:hint="cs"/>
          <w:sz w:val="32"/>
          <w:szCs w:val="32"/>
          <w:rtl/>
          <w:lang w:bidi="fa-IR"/>
        </w:rPr>
        <w:t>ی</w:t>
      </w:r>
      <w:r w:rsidRPr="00C46352">
        <w:rPr>
          <w:rFonts w:cs="Calibri"/>
          <w:sz w:val="32"/>
          <w:szCs w:val="32"/>
          <w:rtl/>
          <w:lang w:bidi="fa-IR"/>
        </w:rPr>
        <w:t xml:space="preserve"> و نرم‌افزار</w:t>
      </w:r>
      <w:r w:rsidRPr="00C46352">
        <w:rPr>
          <w:rFonts w:cs="Calibri" w:hint="cs"/>
          <w:sz w:val="32"/>
          <w:szCs w:val="32"/>
          <w:rtl/>
          <w:lang w:bidi="fa-IR"/>
        </w:rPr>
        <w:t>ی</w:t>
      </w:r>
      <w:r w:rsidRPr="00C46352">
        <w:rPr>
          <w:rFonts w:cs="Calibri"/>
          <w:sz w:val="32"/>
          <w:szCs w:val="32"/>
          <w:rtl/>
          <w:lang w:bidi="fa-IR"/>
        </w:rPr>
        <w:t xml:space="preserve"> گوناگون</w:t>
      </w:r>
      <w:r w:rsidRPr="00C46352">
        <w:rPr>
          <w:rFonts w:cs="Calibri" w:hint="cs"/>
          <w:sz w:val="32"/>
          <w:szCs w:val="32"/>
          <w:rtl/>
          <w:lang w:bidi="fa-IR"/>
        </w:rPr>
        <w:t>ی</w:t>
      </w:r>
      <w:r w:rsidRPr="00C46352">
        <w:rPr>
          <w:rFonts w:cs="Calibri"/>
          <w:sz w:val="32"/>
          <w:szCs w:val="32"/>
          <w:rtl/>
          <w:lang w:bidi="fa-IR"/>
        </w:rPr>
        <w:t xml:space="preserve"> تشک</w:t>
      </w:r>
      <w:r w:rsidRPr="00C46352">
        <w:rPr>
          <w:rFonts w:cs="Calibri" w:hint="cs"/>
          <w:sz w:val="32"/>
          <w:szCs w:val="32"/>
          <w:rtl/>
          <w:lang w:bidi="fa-IR"/>
        </w:rPr>
        <w:t>ی</w:t>
      </w:r>
      <w:r w:rsidRPr="00C46352">
        <w:rPr>
          <w:rFonts w:cs="Calibri" w:hint="eastAsia"/>
          <w:sz w:val="32"/>
          <w:szCs w:val="32"/>
          <w:rtl/>
          <w:lang w:bidi="fa-IR"/>
        </w:rPr>
        <w:t>ل</w:t>
      </w:r>
      <w:r w:rsidRPr="00C46352">
        <w:rPr>
          <w:rFonts w:cs="Calibri"/>
          <w:sz w:val="32"/>
          <w:szCs w:val="32"/>
          <w:rtl/>
          <w:lang w:bidi="fa-IR"/>
        </w:rPr>
        <w:t xml:space="preserve"> شده‌اند. بخش سخت‌افزار در حق</w:t>
      </w:r>
      <w:r w:rsidRPr="00C46352">
        <w:rPr>
          <w:rFonts w:cs="Calibri" w:hint="cs"/>
          <w:sz w:val="32"/>
          <w:szCs w:val="32"/>
          <w:rtl/>
          <w:lang w:bidi="fa-IR"/>
        </w:rPr>
        <w:t>ی</w:t>
      </w:r>
      <w:r w:rsidRPr="00C46352">
        <w:rPr>
          <w:rFonts w:cs="Calibri" w:hint="eastAsia"/>
          <w:sz w:val="32"/>
          <w:szCs w:val="32"/>
          <w:rtl/>
          <w:lang w:bidi="fa-IR"/>
        </w:rPr>
        <w:t>قت</w:t>
      </w:r>
      <w:r w:rsidRPr="00C46352">
        <w:rPr>
          <w:rFonts w:cs="Calibri"/>
          <w:sz w:val="32"/>
          <w:szCs w:val="32"/>
          <w:rtl/>
          <w:lang w:bidi="fa-IR"/>
        </w:rPr>
        <w:t xml:space="preserve"> پ</w:t>
      </w:r>
      <w:r w:rsidRPr="00C46352">
        <w:rPr>
          <w:rFonts w:cs="Calibri" w:hint="cs"/>
          <w:sz w:val="32"/>
          <w:szCs w:val="32"/>
          <w:rtl/>
          <w:lang w:bidi="fa-IR"/>
        </w:rPr>
        <w:t>ی</w:t>
      </w:r>
      <w:r w:rsidRPr="00C46352">
        <w:rPr>
          <w:rFonts w:cs="Calibri" w:hint="eastAsia"/>
          <w:sz w:val="32"/>
          <w:szCs w:val="32"/>
          <w:rtl/>
          <w:lang w:bidi="fa-IR"/>
        </w:rPr>
        <w:t>کره</w:t>
      </w:r>
      <w:r w:rsidRPr="00C46352">
        <w:rPr>
          <w:rFonts w:cs="Calibri"/>
          <w:sz w:val="32"/>
          <w:szCs w:val="32"/>
          <w:rtl/>
          <w:lang w:bidi="fa-IR"/>
        </w:rPr>
        <w:t xml:space="preserve"> ف</w:t>
      </w:r>
      <w:r w:rsidRPr="00C46352">
        <w:rPr>
          <w:rFonts w:cs="Calibri" w:hint="cs"/>
          <w:sz w:val="32"/>
          <w:szCs w:val="32"/>
          <w:rtl/>
          <w:lang w:bidi="fa-IR"/>
        </w:rPr>
        <w:t>ی</w:t>
      </w:r>
      <w:r w:rsidRPr="00C46352">
        <w:rPr>
          <w:rFonts w:cs="Calibri" w:hint="eastAsia"/>
          <w:sz w:val="32"/>
          <w:szCs w:val="32"/>
          <w:rtl/>
          <w:lang w:bidi="fa-IR"/>
        </w:rPr>
        <w:t>ز</w:t>
      </w:r>
      <w:r w:rsidRPr="00C46352">
        <w:rPr>
          <w:rFonts w:cs="Calibri" w:hint="cs"/>
          <w:sz w:val="32"/>
          <w:szCs w:val="32"/>
          <w:rtl/>
          <w:lang w:bidi="fa-IR"/>
        </w:rPr>
        <w:t>ی</w:t>
      </w:r>
      <w:r w:rsidRPr="00C46352">
        <w:rPr>
          <w:rFonts w:cs="Calibri" w:hint="eastAsia"/>
          <w:sz w:val="32"/>
          <w:szCs w:val="32"/>
          <w:rtl/>
          <w:lang w:bidi="fa-IR"/>
        </w:rPr>
        <w:t>ک</w:t>
      </w:r>
      <w:r w:rsidRPr="00C46352">
        <w:rPr>
          <w:rFonts w:cs="Calibri" w:hint="cs"/>
          <w:sz w:val="32"/>
          <w:szCs w:val="32"/>
          <w:rtl/>
          <w:lang w:bidi="fa-IR"/>
        </w:rPr>
        <w:t>ی</w:t>
      </w:r>
      <w:r w:rsidRPr="00C46352">
        <w:rPr>
          <w:rFonts w:cs="Calibri"/>
          <w:sz w:val="32"/>
          <w:szCs w:val="32"/>
          <w:rtl/>
          <w:lang w:bidi="fa-IR"/>
        </w:rPr>
        <w:t xml:space="preserve"> س</w:t>
      </w:r>
      <w:r w:rsidRPr="00C46352">
        <w:rPr>
          <w:rFonts w:cs="Calibri" w:hint="cs"/>
          <w:sz w:val="32"/>
          <w:szCs w:val="32"/>
          <w:rtl/>
          <w:lang w:bidi="fa-IR"/>
        </w:rPr>
        <w:t>ی</w:t>
      </w:r>
      <w:r w:rsidRPr="00C46352">
        <w:rPr>
          <w:rFonts w:cs="Calibri" w:hint="eastAsia"/>
          <w:sz w:val="32"/>
          <w:szCs w:val="32"/>
          <w:rtl/>
          <w:lang w:bidi="fa-IR"/>
        </w:rPr>
        <w:t>ستم</w:t>
      </w:r>
      <w:r w:rsidRPr="00C46352">
        <w:rPr>
          <w:rFonts w:cs="Calibri"/>
          <w:sz w:val="32"/>
          <w:szCs w:val="32"/>
          <w:rtl/>
          <w:lang w:bidi="fa-IR"/>
        </w:rPr>
        <w:t xml:space="preserve"> است و شامل تمام قطعات الکترون</w:t>
      </w:r>
      <w:r w:rsidRPr="00C46352">
        <w:rPr>
          <w:rFonts w:cs="Calibri" w:hint="cs"/>
          <w:sz w:val="32"/>
          <w:szCs w:val="32"/>
          <w:rtl/>
          <w:lang w:bidi="fa-IR"/>
        </w:rPr>
        <w:t>ی</w:t>
      </w:r>
      <w:r w:rsidRPr="00C46352">
        <w:rPr>
          <w:rFonts w:cs="Calibri" w:hint="eastAsia"/>
          <w:sz w:val="32"/>
          <w:szCs w:val="32"/>
          <w:rtl/>
          <w:lang w:bidi="fa-IR"/>
        </w:rPr>
        <w:t>ک</w:t>
      </w:r>
      <w:r w:rsidRPr="00C46352">
        <w:rPr>
          <w:rFonts w:cs="Calibri" w:hint="cs"/>
          <w:sz w:val="32"/>
          <w:szCs w:val="32"/>
          <w:rtl/>
          <w:lang w:bidi="fa-IR"/>
        </w:rPr>
        <w:t>ی</w:t>
      </w:r>
      <w:r w:rsidRPr="00C46352">
        <w:rPr>
          <w:rFonts w:cs="Calibri" w:hint="eastAsia"/>
          <w:sz w:val="32"/>
          <w:szCs w:val="32"/>
          <w:rtl/>
          <w:lang w:bidi="fa-IR"/>
        </w:rPr>
        <w:t>،</w:t>
      </w:r>
      <w:r w:rsidRPr="00C46352">
        <w:rPr>
          <w:rFonts w:cs="Calibri"/>
          <w:sz w:val="32"/>
          <w:szCs w:val="32"/>
          <w:rtl/>
          <w:lang w:bidi="fa-IR"/>
        </w:rPr>
        <w:t xml:space="preserve"> مکان</w:t>
      </w:r>
      <w:r w:rsidRPr="00C46352">
        <w:rPr>
          <w:rFonts w:cs="Calibri" w:hint="cs"/>
          <w:sz w:val="32"/>
          <w:szCs w:val="32"/>
          <w:rtl/>
          <w:lang w:bidi="fa-IR"/>
        </w:rPr>
        <w:t>ی</w:t>
      </w:r>
      <w:r w:rsidRPr="00C46352">
        <w:rPr>
          <w:rFonts w:cs="Calibri" w:hint="eastAsia"/>
          <w:sz w:val="32"/>
          <w:szCs w:val="32"/>
          <w:rtl/>
          <w:lang w:bidi="fa-IR"/>
        </w:rPr>
        <w:t>ک</w:t>
      </w:r>
      <w:r w:rsidRPr="00C46352">
        <w:rPr>
          <w:rFonts w:cs="Calibri" w:hint="cs"/>
          <w:sz w:val="32"/>
          <w:szCs w:val="32"/>
          <w:rtl/>
          <w:lang w:bidi="fa-IR"/>
        </w:rPr>
        <w:t>ی</w:t>
      </w:r>
      <w:r w:rsidRPr="00C46352">
        <w:rPr>
          <w:rFonts w:cs="Calibri"/>
          <w:sz w:val="32"/>
          <w:szCs w:val="32"/>
          <w:rtl/>
          <w:lang w:bidi="fa-IR"/>
        </w:rPr>
        <w:t xml:space="preserve"> و برد‌ها</w:t>
      </w:r>
      <w:r w:rsidRPr="00C46352">
        <w:rPr>
          <w:rFonts w:cs="Calibri" w:hint="cs"/>
          <w:sz w:val="32"/>
          <w:szCs w:val="32"/>
          <w:rtl/>
          <w:lang w:bidi="fa-IR"/>
        </w:rPr>
        <w:t>ی</w:t>
      </w:r>
      <w:r w:rsidRPr="00C46352">
        <w:rPr>
          <w:rFonts w:cs="Calibri"/>
          <w:sz w:val="32"/>
          <w:szCs w:val="32"/>
          <w:rtl/>
          <w:lang w:bidi="fa-IR"/>
        </w:rPr>
        <w:t xml:space="preserve"> مدار چاپ</w:t>
      </w:r>
      <w:r w:rsidRPr="00C46352">
        <w:rPr>
          <w:rFonts w:cs="Calibri" w:hint="cs"/>
          <w:sz w:val="32"/>
          <w:szCs w:val="32"/>
          <w:rtl/>
          <w:lang w:bidi="fa-IR"/>
        </w:rPr>
        <w:t>ی</w:t>
      </w:r>
      <w:r w:rsidRPr="00C46352">
        <w:rPr>
          <w:rFonts w:cs="Calibri"/>
          <w:sz w:val="32"/>
          <w:szCs w:val="32"/>
          <w:rtl/>
          <w:lang w:bidi="fa-IR"/>
        </w:rPr>
        <w:t xml:space="preserve"> م</w:t>
      </w:r>
      <w:r w:rsidRPr="00C46352">
        <w:rPr>
          <w:rFonts w:cs="Calibri" w:hint="cs"/>
          <w:sz w:val="32"/>
          <w:szCs w:val="32"/>
          <w:rtl/>
          <w:lang w:bidi="fa-IR"/>
        </w:rPr>
        <w:t>ی‌</w:t>
      </w:r>
      <w:r w:rsidRPr="00C46352">
        <w:rPr>
          <w:rFonts w:cs="Calibri" w:hint="eastAsia"/>
          <w:sz w:val="32"/>
          <w:szCs w:val="32"/>
          <w:rtl/>
          <w:lang w:bidi="fa-IR"/>
        </w:rPr>
        <w:t>شود</w:t>
      </w:r>
      <w:r w:rsidRPr="00C46352">
        <w:rPr>
          <w:rFonts w:cs="Calibri"/>
          <w:sz w:val="32"/>
          <w:szCs w:val="32"/>
          <w:rtl/>
          <w:lang w:bidi="fa-IR"/>
        </w:rPr>
        <w:t xml:space="preserve"> که برا</w:t>
      </w:r>
      <w:r w:rsidRPr="00C46352">
        <w:rPr>
          <w:rFonts w:cs="Calibri" w:hint="cs"/>
          <w:sz w:val="32"/>
          <w:szCs w:val="32"/>
          <w:rtl/>
          <w:lang w:bidi="fa-IR"/>
        </w:rPr>
        <w:t>ی</w:t>
      </w:r>
      <w:r w:rsidRPr="00C46352">
        <w:rPr>
          <w:rFonts w:cs="Calibri"/>
          <w:sz w:val="32"/>
          <w:szCs w:val="32"/>
          <w:rtl/>
          <w:lang w:bidi="fa-IR"/>
        </w:rPr>
        <w:t xml:space="preserve"> پردازش و تبادل داده‌ها در کنار </w:t>
      </w:r>
      <w:r w:rsidRPr="00C46352">
        <w:rPr>
          <w:rFonts w:cs="Calibri" w:hint="cs"/>
          <w:sz w:val="32"/>
          <w:szCs w:val="32"/>
          <w:rtl/>
          <w:lang w:bidi="fa-IR"/>
        </w:rPr>
        <w:t>ی</w:t>
      </w:r>
      <w:r w:rsidRPr="00C46352">
        <w:rPr>
          <w:rFonts w:cs="Calibri" w:hint="eastAsia"/>
          <w:sz w:val="32"/>
          <w:szCs w:val="32"/>
          <w:rtl/>
          <w:lang w:bidi="fa-IR"/>
        </w:rPr>
        <w:t>کد</w:t>
      </w:r>
      <w:r w:rsidRPr="00C46352">
        <w:rPr>
          <w:rFonts w:cs="Calibri" w:hint="cs"/>
          <w:sz w:val="32"/>
          <w:szCs w:val="32"/>
          <w:rtl/>
          <w:lang w:bidi="fa-IR"/>
        </w:rPr>
        <w:t>ی</w:t>
      </w:r>
      <w:r w:rsidRPr="00C46352">
        <w:rPr>
          <w:rFonts w:cs="Calibri" w:hint="eastAsia"/>
          <w:sz w:val="32"/>
          <w:szCs w:val="32"/>
          <w:rtl/>
          <w:lang w:bidi="fa-IR"/>
        </w:rPr>
        <w:t>گر</w:t>
      </w:r>
      <w:r w:rsidRPr="00C46352">
        <w:rPr>
          <w:rFonts w:cs="Calibri"/>
          <w:sz w:val="32"/>
          <w:szCs w:val="32"/>
          <w:rtl/>
          <w:lang w:bidi="fa-IR"/>
        </w:rPr>
        <w:t xml:space="preserve"> فعال</w:t>
      </w:r>
      <w:r w:rsidRPr="00C46352">
        <w:rPr>
          <w:rFonts w:cs="Calibri" w:hint="cs"/>
          <w:sz w:val="32"/>
          <w:szCs w:val="32"/>
          <w:rtl/>
          <w:lang w:bidi="fa-IR"/>
        </w:rPr>
        <w:t>ی</w:t>
      </w:r>
      <w:r w:rsidRPr="00C46352">
        <w:rPr>
          <w:rFonts w:cs="Calibri" w:hint="eastAsia"/>
          <w:sz w:val="32"/>
          <w:szCs w:val="32"/>
          <w:rtl/>
          <w:lang w:bidi="fa-IR"/>
        </w:rPr>
        <w:t>ت</w:t>
      </w:r>
      <w:r w:rsidRPr="00C46352">
        <w:rPr>
          <w:rFonts w:cs="Calibri"/>
          <w:sz w:val="32"/>
          <w:szCs w:val="32"/>
          <w:rtl/>
          <w:lang w:bidi="fa-IR"/>
        </w:rPr>
        <w:t xml:space="preserve"> م</w:t>
      </w:r>
      <w:r w:rsidRPr="00C46352">
        <w:rPr>
          <w:rFonts w:cs="Calibri" w:hint="cs"/>
          <w:sz w:val="32"/>
          <w:szCs w:val="32"/>
          <w:rtl/>
          <w:lang w:bidi="fa-IR"/>
        </w:rPr>
        <w:t>ی‌</w:t>
      </w:r>
      <w:r w:rsidRPr="00C46352">
        <w:rPr>
          <w:rFonts w:cs="Calibri" w:hint="eastAsia"/>
          <w:sz w:val="32"/>
          <w:szCs w:val="32"/>
          <w:rtl/>
          <w:lang w:bidi="fa-IR"/>
        </w:rPr>
        <w:t>کنند</w:t>
      </w:r>
      <w:r w:rsidR="00976012">
        <w:rPr>
          <w:rFonts w:cstheme="minorHAnsi" w:hint="cs"/>
          <w:sz w:val="32"/>
          <w:szCs w:val="32"/>
          <w:rtl/>
          <w:lang w:bidi="fa-IR"/>
        </w:rPr>
        <w:t>.</w:t>
      </w:r>
    </w:p>
    <w:p w14:paraId="674E8D2C" w14:textId="77777777" w:rsidR="00C46352" w:rsidRPr="00C46352" w:rsidRDefault="00C46352" w:rsidP="00C46352">
      <w:pPr>
        <w:jc w:val="right"/>
        <w:rPr>
          <w:rFonts w:cstheme="minorHAnsi"/>
          <w:sz w:val="32"/>
          <w:szCs w:val="32"/>
          <w:lang w:bidi="fa-IR"/>
        </w:rPr>
      </w:pPr>
    </w:p>
    <w:p w14:paraId="4B8AC69F" w14:textId="03D12F43" w:rsidR="00C46352" w:rsidRPr="00C46352" w:rsidRDefault="00C46352" w:rsidP="00C46352">
      <w:pPr>
        <w:jc w:val="right"/>
        <w:rPr>
          <w:rFonts w:cstheme="minorHAnsi"/>
          <w:sz w:val="32"/>
          <w:szCs w:val="32"/>
          <w:lang w:bidi="fa-IR"/>
        </w:rPr>
      </w:pPr>
      <w:r w:rsidRPr="00C46352">
        <w:rPr>
          <w:rFonts w:cstheme="minorHAnsi"/>
          <w:sz w:val="32"/>
          <w:szCs w:val="32"/>
          <w:lang w:bidi="fa-IR"/>
        </w:rPr>
        <w:t xml:space="preserve"> </w:t>
      </w:r>
      <w:r w:rsidRPr="00C46352">
        <w:rPr>
          <w:rFonts w:cs="Calibri"/>
          <w:sz w:val="32"/>
          <w:szCs w:val="32"/>
          <w:rtl/>
          <w:lang w:bidi="fa-IR"/>
        </w:rPr>
        <w:t>واحد پردازش مرکز</w:t>
      </w:r>
      <w:r w:rsidRPr="00C46352">
        <w:rPr>
          <w:rFonts w:cs="Calibri" w:hint="cs"/>
          <w:sz w:val="32"/>
          <w:szCs w:val="32"/>
          <w:rtl/>
          <w:lang w:bidi="fa-IR"/>
        </w:rPr>
        <w:t>ی</w:t>
      </w:r>
      <w:r w:rsidRPr="00C46352">
        <w:rPr>
          <w:rFonts w:cs="Calibri"/>
          <w:sz w:val="32"/>
          <w:szCs w:val="32"/>
          <w:rtl/>
          <w:lang w:bidi="fa-IR"/>
        </w:rPr>
        <w:t xml:space="preserve"> </w:t>
      </w:r>
      <w:r w:rsidRPr="00C46352">
        <w:rPr>
          <w:rFonts w:cs="Calibri" w:hint="cs"/>
          <w:sz w:val="32"/>
          <w:szCs w:val="32"/>
          <w:rtl/>
          <w:lang w:bidi="fa-IR"/>
        </w:rPr>
        <w:t>ی</w:t>
      </w:r>
      <w:r w:rsidRPr="00C46352">
        <w:rPr>
          <w:rFonts w:cs="Calibri" w:hint="eastAsia"/>
          <w:sz w:val="32"/>
          <w:szCs w:val="32"/>
          <w:rtl/>
          <w:lang w:bidi="fa-IR"/>
        </w:rPr>
        <w:t>ا</w:t>
      </w:r>
      <w:r w:rsidRPr="00C46352">
        <w:rPr>
          <w:rFonts w:cs="Calibri"/>
          <w:sz w:val="32"/>
          <w:szCs w:val="32"/>
          <w:rtl/>
          <w:lang w:bidi="fa-IR"/>
        </w:rPr>
        <w:t xml:space="preserve"> پردازنده، مهم‌تر</w:t>
      </w:r>
      <w:r w:rsidRPr="00C46352">
        <w:rPr>
          <w:rFonts w:cs="Calibri" w:hint="cs"/>
          <w:sz w:val="32"/>
          <w:szCs w:val="32"/>
          <w:rtl/>
          <w:lang w:bidi="fa-IR"/>
        </w:rPr>
        <w:t>ی</w:t>
      </w:r>
      <w:r w:rsidRPr="00C46352">
        <w:rPr>
          <w:rFonts w:cs="Calibri" w:hint="eastAsia"/>
          <w:sz w:val="32"/>
          <w:szCs w:val="32"/>
          <w:rtl/>
          <w:lang w:bidi="fa-IR"/>
        </w:rPr>
        <w:t>ن</w:t>
      </w:r>
      <w:r w:rsidRPr="00C46352">
        <w:rPr>
          <w:rFonts w:cs="Calibri"/>
          <w:sz w:val="32"/>
          <w:szCs w:val="32"/>
          <w:rtl/>
          <w:lang w:bidi="fa-IR"/>
        </w:rPr>
        <w:t xml:space="preserve"> قطعه هر را</w:t>
      </w:r>
      <w:r w:rsidRPr="00C46352">
        <w:rPr>
          <w:rFonts w:cs="Calibri" w:hint="cs"/>
          <w:sz w:val="32"/>
          <w:szCs w:val="32"/>
          <w:rtl/>
          <w:lang w:bidi="fa-IR"/>
        </w:rPr>
        <w:t>ی</w:t>
      </w:r>
      <w:r w:rsidRPr="00C46352">
        <w:rPr>
          <w:rFonts w:cs="Calibri" w:hint="eastAsia"/>
          <w:sz w:val="32"/>
          <w:szCs w:val="32"/>
          <w:rtl/>
          <w:lang w:bidi="fa-IR"/>
        </w:rPr>
        <w:t>انه</w:t>
      </w:r>
      <w:r w:rsidRPr="00C46352">
        <w:rPr>
          <w:rFonts w:cs="Calibri"/>
          <w:sz w:val="32"/>
          <w:szCs w:val="32"/>
          <w:rtl/>
          <w:lang w:bidi="fa-IR"/>
        </w:rPr>
        <w:t xml:space="preserve"> به شمار م</w:t>
      </w:r>
      <w:r w:rsidRPr="00C46352">
        <w:rPr>
          <w:rFonts w:cs="Calibri" w:hint="cs"/>
          <w:sz w:val="32"/>
          <w:szCs w:val="32"/>
          <w:rtl/>
          <w:lang w:bidi="fa-IR"/>
        </w:rPr>
        <w:t>ی‌</w:t>
      </w:r>
      <w:r w:rsidRPr="00C46352">
        <w:rPr>
          <w:rFonts w:cs="Calibri" w:hint="eastAsia"/>
          <w:sz w:val="32"/>
          <w:szCs w:val="32"/>
          <w:rtl/>
          <w:lang w:bidi="fa-IR"/>
        </w:rPr>
        <w:t>رود</w:t>
      </w:r>
      <w:r w:rsidRPr="00C46352">
        <w:rPr>
          <w:rFonts w:cs="Calibri"/>
          <w:sz w:val="32"/>
          <w:szCs w:val="32"/>
          <w:rtl/>
          <w:lang w:bidi="fa-IR"/>
        </w:rPr>
        <w:t xml:space="preserve">  و وظ</w:t>
      </w:r>
      <w:r w:rsidRPr="00C46352">
        <w:rPr>
          <w:rFonts w:cs="Calibri" w:hint="cs"/>
          <w:sz w:val="32"/>
          <w:szCs w:val="32"/>
          <w:rtl/>
          <w:lang w:bidi="fa-IR"/>
        </w:rPr>
        <w:t>ی</w:t>
      </w:r>
      <w:r w:rsidRPr="00C46352">
        <w:rPr>
          <w:rFonts w:cs="Calibri" w:hint="eastAsia"/>
          <w:sz w:val="32"/>
          <w:szCs w:val="32"/>
          <w:rtl/>
          <w:lang w:bidi="fa-IR"/>
        </w:rPr>
        <w:t>فه</w:t>
      </w:r>
      <w:r w:rsidRPr="00C46352">
        <w:rPr>
          <w:rFonts w:cs="Calibri"/>
          <w:sz w:val="32"/>
          <w:szCs w:val="32"/>
          <w:rtl/>
          <w:lang w:bidi="fa-IR"/>
        </w:rPr>
        <w:t xml:space="preserve"> اجرا</w:t>
      </w:r>
      <w:r w:rsidRPr="00C46352">
        <w:rPr>
          <w:rFonts w:cs="Calibri" w:hint="cs"/>
          <w:sz w:val="32"/>
          <w:szCs w:val="32"/>
          <w:rtl/>
          <w:lang w:bidi="fa-IR"/>
        </w:rPr>
        <w:t>ی</w:t>
      </w:r>
      <w:r w:rsidRPr="00C46352">
        <w:rPr>
          <w:rFonts w:cs="Calibri"/>
          <w:sz w:val="32"/>
          <w:szCs w:val="32"/>
          <w:rtl/>
          <w:lang w:bidi="fa-IR"/>
        </w:rPr>
        <w:t xml:space="preserve"> دستورالعمل‌ها، محاسبات منطق</w:t>
      </w:r>
      <w:r w:rsidRPr="00C46352">
        <w:rPr>
          <w:rFonts w:cs="Calibri" w:hint="cs"/>
          <w:sz w:val="32"/>
          <w:szCs w:val="32"/>
          <w:rtl/>
          <w:lang w:bidi="fa-IR"/>
        </w:rPr>
        <w:t>ی</w:t>
      </w:r>
      <w:r w:rsidRPr="00C46352">
        <w:rPr>
          <w:rFonts w:cs="Calibri"/>
          <w:sz w:val="32"/>
          <w:szCs w:val="32"/>
          <w:rtl/>
          <w:lang w:bidi="fa-IR"/>
        </w:rPr>
        <w:t xml:space="preserve"> و هدا</w:t>
      </w:r>
      <w:r w:rsidRPr="00C46352">
        <w:rPr>
          <w:rFonts w:cs="Calibri" w:hint="cs"/>
          <w:sz w:val="32"/>
          <w:szCs w:val="32"/>
          <w:rtl/>
          <w:lang w:bidi="fa-IR"/>
        </w:rPr>
        <w:t>ی</w:t>
      </w:r>
      <w:r w:rsidRPr="00C46352">
        <w:rPr>
          <w:rFonts w:cs="Calibri" w:hint="eastAsia"/>
          <w:sz w:val="32"/>
          <w:szCs w:val="32"/>
          <w:rtl/>
          <w:lang w:bidi="fa-IR"/>
        </w:rPr>
        <w:t>ت</w:t>
      </w:r>
      <w:r w:rsidRPr="00C46352">
        <w:rPr>
          <w:rFonts w:cs="Calibri"/>
          <w:sz w:val="32"/>
          <w:szCs w:val="32"/>
          <w:rtl/>
          <w:lang w:bidi="fa-IR"/>
        </w:rPr>
        <w:t xml:space="preserve"> جر</w:t>
      </w:r>
      <w:r w:rsidRPr="00C46352">
        <w:rPr>
          <w:rFonts w:cs="Calibri" w:hint="cs"/>
          <w:sz w:val="32"/>
          <w:szCs w:val="32"/>
          <w:rtl/>
          <w:lang w:bidi="fa-IR"/>
        </w:rPr>
        <w:t>ی</w:t>
      </w:r>
      <w:r w:rsidRPr="00C46352">
        <w:rPr>
          <w:rFonts w:cs="Calibri" w:hint="eastAsia"/>
          <w:sz w:val="32"/>
          <w:szCs w:val="32"/>
          <w:rtl/>
          <w:lang w:bidi="fa-IR"/>
        </w:rPr>
        <w:t>ان</w:t>
      </w:r>
      <w:r w:rsidRPr="00C46352">
        <w:rPr>
          <w:rFonts w:cs="Calibri"/>
          <w:sz w:val="32"/>
          <w:szCs w:val="32"/>
          <w:rtl/>
          <w:lang w:bidi="fa-IR"/>
        </w:rPr>
        <w:t xml:space="preserve"> داده را بر عهده دارد. سرعت و توان ا</w:t>
      </w:r>
      <w:r w:rsidRPr="00C46352">
        <w:rPr>
          <w:rFonts w:cs="Calibri" w:hint="cs"/>
          <w:sz w:val="32"/>
          <w:szCs w:val="32"/>
          <w:rtl/>
          <w:lang w:bidi="fa-IR"/>
        </w:rPr>
        <w:t>ی</w:t>
      </w:r>
      <w:r w:rsidRPr="00C46352">
        <w:rPr>
          <w:rFonts w:cs="Calibri" w:hint="eastAsia"/>
          <w:sz w:val="32"/>
          <w:szCs w:val="32"/>
          <w:rtl/>
          <w:lang w:bidi="fa-IR"/>
        </w:rPr>
        <w:t>ن</w:t>
      </w:r>
      <w:r w:rsidRPr="00C46352">
        <w:rPr>
          <w:rFonts w:cs="Calibri"/>
          <w:sz w:val="32"/>
          <w:szCs w:val="32"/>
          <w:rtl/>
          <w:lang w:bidi="fa-IR"/>
        </w:rPr>
        <w:t xml:space="preserve"> واحد، عامل</w:t>
      </w:r>
      <w:r w:rsidRPr="00C46352">
        <w:rPr>
          <w:rFonts w:cs="Calibri" w:hint="cs"/>
          <w:sz w:val="32"/>
          <w:szCs w:val="32"/>
          <w:rtl/>
          <w:lang w:bidi="fa-IR"/>
        </w:rPr>
        <w:t>ی</w:t>
      </w:r>
      <w:r w:rsidRPr="00C46352">
        <w:rPr>
          <w:rFonts w:cs="Calibri"/>
          <w:sz w:val="32"/>
          <w:szCs w:val="32"/>
          <w:rtl/>
          <w:lang w:bidi="fa-IR"/>
        </w:rPr>
        <w:t xml:space="preserve"> کل</w:t>
      </w:r>
      <w:r w:rsidRPr="00C46352">
        <w:rPr>
          <w:rFonts w:cs="Calibri" w:hint="cs"/>
          <w:sz w:val="32"/>
          <w:szCs w:val="32"/>
          <w:rtl/>
          <w:lang w:bidi="fa-IR"/>
        </w:rPr>
        <w:t>ی</w:t>
      </w:r>
      <w:r w:rsidRPr="00C46352">
        <w:rPr>
          <w:rFonts w:cs="Calibri" w:hint="eastAsia"/>
          <w:sz w:val="32"/>
          <w:szCs w:val="32"/>
          <w:rtl/>
          <w:lang w:bidi="fa-IR"/>
        </w:rPr>
        <w:t>د</w:t>
      </w:r>
      <w:r w:rsidRPr="00C46352">
        <w:rPr>
          <w:rFonts w:cs="Calibri" w:hint="cs"/>
          <w:sz w:val="32"/>
          <w:szCs w:val="32"/>
          <w:rtl/>
          <w:lang w:bidi="fa-IR"/>
        </w:rPr>
        <w:t>ی</w:t>
      </w:r>
      <w:r w:rsidRPr="00C46352">
        <w:rPr>
          <w:rFonts w:cs="Calibri"/>
          <w:sz w:val="32"/>
          <w:szCs w:val="32"/>
          <w:rtl/>
          <w:lang w:bidi="fa-IR"/>
        </w:rPr>
        <w:t xml:space="preserve"> در اجرا</w:t>
      </w:r>
      <w:r w:rsidRPr="00C46352">
        <w:rPr>
          <w:rFonts w:cs="Calibri" w:hint="cs"/>
          <w:sz w:val="32"/>
          <w:szCs w:val="32"/>
          <w:rtl/>
          <w:lang w:bidi="fa-IR"/>
        </w:rPr>
        <w:t>ی</w:t>
      </w:r>
      <w:r w:rsidRPr="00C46352">
        <w:rPr>
          <w:rFonts w:cs="Calibri"/>
          <w:sz w:val="32"/>
          <w:szCs w:val="32"/>
          <w:rtl/>
          <w:lang w:bidi="fa-IR"/>
        </w:rPr>
        <w:t xml:space="preserve"> روان برنامه‌ها</w:t>
      </w:r>
      <w:r w:rsidRPr="00C46352">
        <w:rPr>
          <w:rFonts w:cs="Calibri" w:hint="cs"/>
          <w:sz w:val="32"/>
          <w:szCs w:val="32"/>
          <w:rtl/>
          <w:lang w:bidi="fa-IR"/>
        </w:rPr>
        <w:t>ی</w:t>
      </w:r>
      <w:r w:rsidRPr="00C46352">
        <w:rPr>
          <w:rFonts w:cs="Calibri"/>
          <w:sz w:val="32"/>
          <w:szCs w:val="32"/>
          <w:rtl/>
          <w:lang w:bidi="fa-IR"/>
        </w:rPr>
        <w:t xml:space="preserve"> سنگ</w:t>
      </w:r>
      <w:r w:rsidRPr="00C46352">
        <w:rPr>
          <w:rFonts w:cs="Calibri" w:hint="cs"/>
          <w:sz w:val="32"/>
          <w:szCs w:val="32"/>
          <w:rtl/>
          <w:lang w:bidi="fa-IR"/>
        </w:rPr>
        <w:t>ی</w:t>
      </w:r>
      <w:r w:rsidRPr="00C46352">
        <w:rPr>
          <w:rFonts w:cs="Calibri" w:hint="eastAsia"/>
          <w:sz w:val="32"/>
          <w:szCs w:val="32"/>
          <w:rtl/>
          <w:lang w:bidi="fa-IR"/>
        </w:rPr>
        <w:t>ن</w:t>
      </w:r>
      <w:r w:rsidRPr="00C46352">
        <w:rPr>
          <w:rFonts w:cs="Calibri"/>
          <w:sz w:val="32"/>
          <w:szCs w:val="32"/>
          <w:rtl/>
          <w:lang w:bidi="fa-IR"/>
        </w:rPr>
        <w:t xml:space="preserve"> و سامانه‌ها</w:t>
      </w:r>
      <w:r w:rsidRPr="00C46352">
        <w:rPr>
          <w:rFonts w:cs="Calibri" w:hint="cs"/>
          <w:sz w:val="32"/>
          <w:szCs w:val="32"/>
          <w:rtl/>
          <w:lang w:bidi="fa-IR"/>
        </w:rPr>
        <w:t>ی</w:t>
      </w:r>
      <w:r w:rsidRPr="00C46352">
        <w:rPr>
          <w:rFonts w:cs="Calibri"/>
          <w:sz w:val="32"/>
          <w:szCs w:val="32"/>
          <w:rtl/>
          <w:lang w:bidi="fa-IR"/>
        </w:rPr>
        <w:t xml:space="preserve"> پ</w:t>
      </w:r>
      <w:r w:rsidRPr="00C46352">
        <w:rPr>
          <w:rFonts w:cs="Calibri" w:hint="cs"/>
          <w:sz w:val="32"/>
          <w:szCs w:val="32"/>
          <w:rtl/>
          <w:lang w:bidi="fa-IR"/>
        </w:rPr>
        <w:t>ی</w:t>
      </w:r>
      <w:r w:rsidRPr="00C46352">
        <w:rPr>
          <w:rFonts w:cs="Calibri" w:hint="eastAsia"/>
          <w:sz w:val="32"/>
          <w:szCs w:val="32"/>
          <w:rtl/>
          <w:lang w:bidi="fa-IR"/>
        </w:rPr>
        <w:t>چ</w:t>
      </w:r>
      <w:r w:rsidRPr="00C46352">
        <w:rPr>
          <w:rFonts w:cs="Calibri" w:hint="cs"/>
          <w:sz w:val="32"/>
          <w:szCs w:val="32"/>
          <w:rtl/>
          <w:lang w:bidi="fa-IR"/>
        </w:rPr>
        <w:t>ی</w:t>
      </w:r>
      <w:r w:rsidRPr="00C46352">
        <w:rPr>
          <w:rFonts w:cs="Calibri" w:hint="eastAsia"/>
          <w:sz w:val="32"/>
          <w:szCs w:val="32"/>
          <w:rtl/>
          <w:lang w:bidi="fa-IR"/>
        </w:rPr>
        <w:t>ده</w:t>
      </w:r>
      <w:r w:rsidRPr="00C46352">
        <w:rPr>
          <w:rFonts w:cs="Calibri"/>
          <w:sz w:val="32"/>
          <w:szCs w:val="32"/>
          <w:rtl/>
          <w:lang w:bidi="fa-IR"/>
        </w:rPr>
        <w:t xml:space="preserve"> است. در کنار پردازند</w:t>
      </w:r>
      <w:r w:rsidRPr="00C46352">
        <w:rPr>
          <w:rFonts w:cs="Calibri" w:hint="eastAsia"/>
          <w:sz w:val="32"/>
          <w:szCs w:val="32"/>
          <w:rtl/>
          <w:lang w:bidi="fa-IR"/>
        </w:rPr>
        <w:t>ه،</w:t>
      </w:r>
      <w:r w:rsidRPr="00C46352">
        <w:rPr>
          <w:rFonts w:cs="Calibri"/>
          <w:sz w:val="32"/>
          <w:szCs w:val="32"/>
          <w:rtl/>
          <w:lang w:bidi="fa-IR"/>
        </w:rPr>
        <w:t xml:space="preserve"> قطعات ح</w:t>
      </w:r>
      <w:r w:rsidRPr="00C46352">
        <w:rPr>
          <w:rFonts w:cs="Calibri" w:hint="cs"/>
          <w:sz w:val="32"/>
          <w:szCs w:val="32"/>
          <w:rtl/>
          <w:lang w:bidi="fa-IR"/>
        </w:rPr>
        <w:t>ی</w:t>
      </w:r>
      <w:r w:rsidRPr="00C46352">
        <w:rPr>
          <w:rFonts w:cs="Calibri" w:hint="eastAsia"/>
          <w:sz w:val="32"/>
          <w:szCs w:val="32"/>
          <w:rtl/>
          <w:lang w:bidi="fa-IR"/>
        </w:rPr>
        <w:t>ات</w:t>
      </w:r>
      <w:r w:rsidRPr="00C46352">
        <w:rPr>
          <w:rFonts w:cs="Calibri" w:hint="cs"/>
          <w:sz w:val="32"/>
          <w:szCs w:val="32"/>
          <w:rtl/>
          <w:lang w:bidi="fa-IR"/>
        </w:rPr>
        <w:t>ی</w:t>
      </w:r>
      <w:r w:rsidRPr="00C46352">
        <w:rPr>
          <w:rFonts w:cs="Calibri"/>
          <w:sz w:val="32"/>
          <w:szCs w:val="32"/>
          <w:rtl/>
          <w:lang w:bidi="fa-IR"/>
        </w:rPr>
        <w:t xml:space="preserve"> د</w:t>
      </w:r>
      <w:r w:rsidRPr="00C46352">
        <w:rPr>
          <w:rFonts w:cs="Calibri" w:hint="cs"/>
          <w:sz w:val="32"/>
          <w:szCs w:val="32"/>
          <w:rtl/>
          <w:lang w:bidi="fa-IR"/>
        </w:rPr>
        <w:t>ی</w:t>
      </w:r>
      <w:r w:rsidRPr="00C46352">
        <w:rPr>
          <w:rFonts w:cs="Calibri" w:hint="eastAsia"/>
          <w:sz w:val="32"/>
          <w:szCs w:val="32"/>
          <w:rtl/>
          <w:lang w:bidi="fa-IR"/>
        </w:rPr>
        <w:t>گر</w:t>
      </w:r>
      <w:r w:rsidRPr="00C46352">
        <w:rPr>
          <w:rFonts w:cs="Calibri" w:hint="cs"/>
          <w:sz w:val="32"/>
          <w:szCs w:val="32"/>
          <w:rtl/>
          <w:lang w:bidi="fa-IR"/>
        </w:rPr>
        <w:t>ی</w:t>
      </w:r>
      <w:r w:rsidRPr="00C46352">
        <w:rPr>
          <w:rFonts w:cs="Calibri"/>
          <w:sz w:val="32"/>
          <w:szCs w:val="32"/>
          <w:rtl/>
          <w:lang w:bidi="fa-IR"/>
        </w:rPr>
        <w:t xml:space="preserve"> همچون برد‌ها</w:t>
      </w:r>
      <w:r w:rsidRPr="00C46352">
        <w:rPr>
          <w:rFonts w:cs="Calibri" w:hint="cs"/>
          <w:sz w:val="32"/>
          <w:szCs w:val="32"/>
          <w:rtl/>
          <w:lang w:bidi="fa-IR"/>
        </w:rPr>
        <w:t>ی</w:t>
      </w:r>
      <w:r w:rsidRPr="00C46352">
        <w:rPr>
          <w:rFonts w:cs="Calibri"/>
          <w:sz w:val="32"/>
          <w:szCs w:val="32"/>
          <w:rtl/>
          <w:lang w:bidi="fa-IR"/>
        </w:rPr>
        <w:t xml:space="preserve"> اصل</w:t>
      </w:r>
      <w:r w:rsidRPr="00C46352">
        <w:rPr>
          <w:rFonts w:cs="Calibri" w:hint="cs"/>
          <w:sz w:val="32"/>
          <w:szCs w:val="32"/>
          <w:rtl/>
          <w:lang w:bidi="fa-IR"/>
        </w:rPr>
        <w:t>ی</w:t>
      </w:r>
      <w:r w:rsidRPr="00C46352">
        <w:rPr>
          <w:rFonts w:cs="Calibri" w:hint="eastAsia"/>
          <w:sz w:val="32"/>
          <w:szCs w:val="32"/>
          <w:rtl/>
          <w:lang w:bidi="fa-IR"/>
        </w:rPr>
        <w:t>،</w:t>
      </w:r>
      <w:r w:rsidRPr="00C46352">
        <w:rPr>
          <w:rFonts w:cs="Calibri"/>
          <w:sz w:val="32"/>
          <w:szCs w:val="32"/>
          <w:rtl/>
          <w:lang w:bidi="fa-IR"/>
        </w:rPr>
        <w:t xml:space="preserve"> کارت‌ها</w:t>
      </w:r>
      <w:r w:rsidRPr="00C46352">
        <w:rPr>
          <w:rFonts w:cs="Calibri" w:hint="cs"/>
          <w:sz w:val="32"/>
          <w:szCs w:val="32"/>
          <w:rtl/>
          <w:lang w:bidi="fa-IR"/>
        </w:rPr>
        <w:t>ی</w:t>
      </w:r>
      <w:r w:rsidRPr="00C46352">
        <w:rPr>
          <w:rFonts w:cs="Calibri"/>
          <w:sz w:val="32"/>
          <w:szCs w:val="32"/>
          <w:rtl/>
          <w:lang w:bidi="fa-IR"/>
        </w:rPr>
        <w:t xml:space="preserve"> گراف</w:t>
      </w:r>
      <w:r w:rsidRPr="00C46352">
        <w:rPr>
          <w:rFonts w:cs="Calibri" w:hint="cs"/>
          <w:sz w:val="32"/>
          <w:szCs w:val="32"/>
          <w:rtl/>
          <w:lang w:bidi="fa-IR"/>
        </w:rPr>
        <w:t>ی</w:t>
      </w:r>
      <w:r w:rsidRPr="00C46352">
        <w:rPr>
          <w:rFonts w:cs="Calibri" w:hint="eastAsia"/>
          <w:sz w:val="32"/>
          <w:szCs w:val="32"/>
          <w:rtl/>
          <w:lang w:bidi="fa-IR"/>
        </w:rPr>
        <w:t>ک</w:t>
      </w:r>
      <w:r w:rsidRPr="00C46352">
        <w:rPr>
          <w:rFonts w:cs="Calibri"/>
          <w:sz w:val="32"/>
          <w:szCs w:val="32"/>
          <w:rtl/>
          <w:lang w:bidi="fa-IR"/>
        </w:rPr>
        <w:t xml:space="preserve"> و حافظه‌ها حضور دار</w:t>
      </w:r>
      <w:r w:rsidR="00976012">
        <w:rPr>
          <w:rFonts w:cs="Calibri" w:hint="cs"/>
          <w:sz w:val="32"/>
          <w:szCs w:val="32"/>
          <w:rtl/>
          <w:lang w:bidi="fa-IR"/>
        </w:rPr>
        <w:t>ند</w:t>
      </w:r>
      <w:r w:rsidR="00976012">
        <w:rPr>
          <w:rFonts w:cstheme="minorHAnsi" w:hint="cs"/>
          <w:sz w:val="32"/>
          <w:szCs w:val="32"/>
          <w:rtl/>
          <w:lang w:bidi="fa-IR"/>
        </w:rPr>
        <w:t>.</w:t>
      </w:r>
    </w:p>
    <w:p w14:paraId="25F2A259" w14:textId="1337878A" w:rsidR="00C46352" w:rsidRPr="00C46352" w:rsidRDefault="00C46352" w:rsidP="00C46352">
      <w:pPr>
        <w:jc w:val="right"/>
        <w:rPr>
          <w:rFonts w:cstheme="minorHAnsi"/>
          <w:sz w:val="32"/>
          <w:szCs w:val="32"/>
          <w:lang w:bidi="fa-IR"/>
        </w:rPr>
      </w:pPr>
      <w:r w:rsidRPr="00C46352">
        <w:rPr>
          <w:rFonts w:cs="Calibri" w:hint="eastAsia"/>
          <w:sz w:val="32"/>
          <w:szCs w:val="32"/>
          <w:rtl/>
          <w:lang w:bidi="fa-IR"/>
        </w:rPr>
        <w:t>حافظه‌ها</w:t>
      </w:r>
      <w:r w:rsidRPr="00C46352">
        <w:rPr>
          <w:rFonts w:cs="Calibri"/>
          <w:sz w:val="32"/>
          <w:szCs w:val="32"/>
          <w:rtl/>
          <w:lang w:bidi="fa-IR"/>
        </w:rPr>
        <w:t xml:space="preserve"> نقش</w:t>
      </w:r>
      <w:r w:rsidRPr="00C46352">
        <w:rPr>
          <w:rFonts w:cs="Calibri" w:hint="cs"/>
          <w:sz w:val="32"/>
          <w:szCs w:val="32"/>
          <w:rtl/>
          <w:lang w:bidi="fa-IR"/>
        </w:rPr>
        <w:t>ی</w:t>
      </w:r>
      <w:r w:rsidRPr="00C46352">
        <w:rPr>
          <w:rFonts w:cs="Calibri"/>
          <w:sz w:val="32"/>
          <w:szCs w:val="32"/>
          <w:rtl/>
          <w:lang w:bidi="fa-IR"/>
        </w:rPr>
        <w:t xml:space="preserve"> اساس</w:t>
      </w:r>
      <w:r w:rsidRPr="00C46352">
        <w:rPr>
          <w:rFonts w:cs="Calibri" w:hint="cs"/>
          <w:sz w:val="32"/>
          <w:szCs w:val="32"/>
          <w:rtl/>
          <w:lang w:bidi="fa-IR"/>
        </w:rPr>
        <w:t>ی</w:t>
      </w:r>
      <w:r w:rsidRPr="00C46352">
        <w:rPr>
          <w:rFonts w:cs="Calibri"/>
          <w:sz w:val="32"/>
          <w:szCs w:val="32"/>
          <w:rtl/>
          <w:lang w:bidi="fa-IR"/>
        </w:rPr>
        <w:t xml:space="preserve"> در چرخه پردازش اطلاعات دارند. حافظه اصل</w:t>
      </w:r>
      <w:r w:rsidRPr="00C46352">
        <w:rPr>
          <w:rFonts w:cs="Calibri" w:hint="cs"/>
          <w:sz w:val="32"/>
          <w:szCs w:val="32"/>
          <w:rtl/>
          <w:lang w:bidi="fa-IR"/>
        </w:rPr>
        <w:t>ی</w:t>
      </w:r>
      <w:r w:rsidRPr="00C46352">
        <w:rPr>
          <w:rFonts w:cs="Calibri"/>
          <w:sz w:val="32"/>
          <w:szCs w:val="32"/>
          <w:rtl/>
          <w:lang w:bidi="fa-IR"/>
        </w:rPr>
        <w:t xml:space="preserve"> که داده‌ها و برنامه‌ها</w:t>
      </w:r>
      <w:r w:rsidRPr="00C46352">
        <w:rPr>
          <w:rFonts w:cs="Calibri" w:hint="cs"/>
          <w:sz w:val="32"/>
          <w:szCs w:val="32"/>
          <w:rtl/>
          <w:lang w:bidi="fa-IR"/>
        </w:rPr>
        <w:t>ی</w:t>
      </w:r>
      <w:r w:rsidRPr="00C46352">
        <w:rPr>
          <w:rFonts w:cs="Calibri"/>
          <w:sz w:val="32"/>
          <w:szCs w:val="32"/>
          <w:rtl/>
          <w:lang w:bidi="fa-IR"/>
        </w:rPr>
        <w:t xml:space="preserve"> در حال اجرا را در خود نگه م</w:t>
      </w:r>
      <w:r w:rsidRPr="00C46352">
        <w:rPr>
          <w:rFonts w:cs="Calibri" w:hint="cs"/>
          <w:sz w:val="32"/>
          <w:szCs w:val="32"/>
          <w:rtl/>
          <w:lang w:bidi="fa-IR"/>
        </w:rPr>
        <w:t>ی‌</w:t>
      </w:r>
      <w:r w:rsidRPr="00C46352">
        <w:rPr>
          <w:rFonts w:cs="Calibri" w:hint="eastAsia"/>
          <w:sz w:val="32"/>
          <w:szCs w:val="32"/>
          <w:rtl/>
          <w:lang w:bidi="fa-IR"/>
        </w:rPr>
        <w:t>دارد،به</w:t>
      </w:r>
      <w:r w:rsidRPr="00C46352">
        <w:rPr>
          <w:rFonts w:cs="Calibri"/>
          <w:sz w:val="32"/>
          <w:szCs w:val="32"/>
          <w:rtl/>
          <w:lang w:bidi="fa-IR"/>
        </w:rPr>
        <w:t xml:space="preserve"> دل</w:t>
      </w:r>
      <w:r w:rsidRPr="00C46352">
        <w:rPr>
          <w:rFonts w:cs="Calibri" w:hint="cs"/>
          <w:sz w:val="32"/>
          <w:szCs w:val="32"/>
          <w:rtl/>
          <w:lang w:bidi="fa-IR"/>
        </w:rPr>
        <w:t>ی</w:t>
      </w:r>
      <w:r w:rsidRPr="00C46352">
        <w:rPr>
          <w:rFonts w:cs="Calibri" w:hint="eastAsia"/>
          <w:sz w:val="32"/>
          <w:szCs w:val="32"/>
          <w:rtl/>
          <w:lang w:bidi="fa-IR"/>
        </w:rPr>
        <w:t>ل</w:t>
      </w:r>
      <w:r w:rsidRPr="00C46352">
        <w:rPr>
          <w:rFonts w:cs="Calibri"/>
          <w:sz w:val="32"/>
          <w:szCs w:val="32"/>
          <w:rtl/>
          <w:lang w:bidi="fa-IR"/>
        </w:rPr>
        <w:t xml:space="preserve"> دسترس</w:t>
      </w:r>
      <w:r w:rsidRPr="00C46352">
        <w:rPr>
          <w:rFonts w:cs="Calibri" w:hint="cs"/>
          <w:sz w:val="32"/>
          <w:szCs w:val="32"/>
          <w:rtl/>
          <w:lang w:bidi="fa-IR"/>
        </w:rPr>
        <w:t>ی</w:t>
      </w:r>
      <w:r w:rsidRPr="00C46352">
        <w:rPr>
          <w:rFonts w:cs="Calibri"/>
          <w:sz w:val="32"/>
          <w:szCs w:val="32"/>
          <w:rtl/>
          <w:lang w:bidi="fa-IR"/>
        </w:rPr>
        <w:t xml:space="preserve"> بس</w:t>
      </w:r>
      <w:r w:rsidRPr="00C46352">
        <w:rPr>
          <w:rFonts w:cs="Calibri" w:hint="cs"/>
          <w:sz w:val="32"/>
          <w:szCs w:val="32"/>
          <w:rtl/>
          <w:lang w:bidi="fa-IR"/>
        </w:rPr>
        <w:t>ی</w:t>
      </w:r>
      <w:r w:rsidRPr="00C46352">
        <w:rPr>
          <w:rFonts w:cs="Calibri" w:hint="eastAsia"/>
          <w:sz w:val="32"/>
          <w:szCs w:val="32"/>
          <w:rtl/>
          <w:lang w:bidi="fa-IR"/>
        </w:rPr>
        <w:t>ار</w:t>
      </w:r>
      <w:r w:rsidRPr="00C46352">
        <w:rPr>
          <w:rFonts w:cs="Calibri"/>
          <w:sz w:val="32"/>
          <w:szCs w:val="32"/>
          <w:rtl/>
          <w:lang w:bidi="fa-IR"/>
        </w:rPr>
        <w:t xml:space="preserve"> سر</w:t>
      </w:r>
      <w:r w:rsidRPr="00C46352">
        <w:rPr>
          <w:rFonts w:cs="Calibri" w:hint="cs"/>
          <w:sz w:val="32"/>
          <w:szCs w:val="32"/>
          <w:rtl/>
          <w:lang w:bidi="fa-IR"/>
        </w:rPr>
        <w:t>ی</w:t>
      </w:r>
      <w:r w:rsidRPr="00C46352">
        <w:rPr>
          <w:rFonts w:cs="Calibri" w:hint="eastAsia"/>
          <w:sz w:val="32"/>
          <w:szCs w:val="32"/>
          <w:rtl/>
          <w:lang w:bidi="fa-IR"/>
        </w:rPr>
        <w:t>ع،</w:t>
      </w:r>
      <w:r w:rsidRPr="00C46352">
        <w:rPr>
          <w:rFonts w:cs="Calibri"/>
          <w:sz w:val="32"/>
          <w:szCs w:val="32"/>
          <w:rtl/>
          <w:lang w:bidi="fa-IR"/>
        </w:rPr>
        <w:t xml:space="preserve"> سرعت کار پردازنده را تضم</w:t>
      </w:r>
      <w:r w:rsidRPr="00C46352">
        <w:rPr>
          <w:rFonts w:cs="Calibri" w:hint="cs"/>
          <w:sz w:val="32"/>
          <w:szCs w:val="32"/>
          <w:rtl/>
          <w:lang w:bidi="fa-IR"/>
        </w:rPr>
        <w:t>ی</w:t>
      </w:r>
      <w:r w:rsidRPr="00C46352">
        <w:rPr>
          <w:rFonts w:cs="Calibri" w:hint="eastAsia"/>
          <w:sz w:val="32"/>
          <w:szCs w:val="32"/>
          <w:rtl/>
          <w:lang w:bidi="fa-IR"/>
        </w:rPr>
        <w:t>ن</w:t>
      </w:r>
      <w:r w:rsidRPr="00C46352">
        <w:rPr>
          <w:rFonts w:cs="Calibri"/>
          <w:sz w:val="32"/>
          <w:szCs w:val="32"/>
          <w:rtl/>
          <w:lang w:bidi="fa-IR"/>
        </w:rPr>
        <w:t xml:space="preserve"> م</w:t>
      </w:r>
      <w:r w:rsidRPr="00C46352">
        <w:rPr>
          <w:rFonts w:cs="Calibri" w:hint="cs"/>
          <w:sz w:val="32"/>
          <w:szCs w:val="32"/>
          <w:rtl/>
          <w:lang w:bidi="fa-IR"/>
        </w:rPr>
        <w:t>ی‌</w:t>
      </w:r>
      <w:r w:rsidRPr="00C46352">
        <w:rPr>
          <w:rFonts w:cs="Calibri" w:hint="eastAsia"/>
          <w:sz w:val="32"/>
          <w:szCs w:val="32"/>
          <w:rtl/>
          <w:lang w:bidi="fa-IR"/>
        </w:rPr>
        <w:t>کند</w:t>
      </w:r>
      <w:r w:rsidRPr="00C46352">
        <w:rPr>
          <w:rFonts w:cs="Calibri"/>
          <w:sz w:val="32"/>
          <w:szCs w:val="32"/>
          <w:rtl/>
          <w:lang w:bidi="fa-IR"/>
        </w:rPr>
        <w:t>. در سو</w:t>
      </w:r>
      <w:r w:rsidRPr="00C46352">
        <w:rPr>
          <w:rFonts w:cs="Calibri" w:hint="cs"/>
          <w:sz w:val="32"/>
          <w:szCs w:val="32"/>
          <w:rtl/>
          <w:lang w:bidi="fa-IR"/>
        </w:rPr>
        <w:t>ی</w:t>
      </w:r>
      <w:r w:rsidRPr="00C46352">
        <w:rPr>
          <w:rFonts w:cs="Calibri"/>
          <w:sz w:val="32"/>
          <w:szCs w:val="32"/>
          <w:rtl/>
          <w:lang w:bidi="fa-IR"/>
        </w:rPr>
        <w:t xml:space="preserve"> د</w:t>
      </w:r>
      <w:r w:rsidRPr="00C46352">
        <w:rPr>
          <w:rFonts w:cs="Calibri" w:hint="cs"/>
          <w:sz w:val="32"/>
          <w:szCs w:val="32"/>
          <w:rtl/>
          <w:lang w:bidi="fa-IR"/>
        </w:rPr>
        <w:t>ی</w:t>
      </w:r>
      <w:r w:rsidRPr="00C46352">
        <w:rPr>
          <w:rFonts w:cs="Calibri" w:hint="eastAsia"/>
          <w:sz w:val="32"/>
          <w:szCs w:val="32"/>
          <w:rtl/>
          <w:lang w:bidi="fa-IR"/>
        </w:rPr>
        <w:t>گر،</w:t>
      </w:r>
      <w:r w:rsidRPr="00C46352">
        <w:rPr>
          <w:rFonts w:cs="Calibri"/>
          <w:sz w:val="32"/>
          <w:szCs w:val="32"/>
          <w:rtl/>
          <w:lang w:bidi="fa-IR"/>
        </w:rPr>
        <w:t xml:space="preserve"> حافظه‌ها</w:t>
      </w:r>
      <w:r w:rsidRPr="00C46352">
        <w:rPr>
          <w:rFonts w:cs="Calibri" w:hint="cs"/>
          <w:sz w:val="32"/>
          <w:szCs w:val="32"/>
          <w:rtl/>
          <w:lang w:bidi="fa-IR"/>
        </w:rPr>
        <w:t>ی</w:t>
      </w:r>
      <w:r w:rsidRPr="00C46352">
        <w:rPr>
          <w:rFonts w:cs="Calibri"/>
          <w:sz w:val="32"/>
          <w:szCs w:val="32"/>
          <w:rtl/>
          <w:lang w:bidi="fa-IR"/>
        </w:rPr>
        <w:t xml:space="preserve"> جانب</w:t>
      </w:r>
      <w:r w:rsidRPr="00C46352">
        <w:rPr>
          <w:rFonts w:cs="Calibri" w:hint="cs"/>
          <w:sz w:val="32"/>
          <w:szCs w:val="32"/>
          <w:rtl/>
          <w:lang w:bidi="fa-IR"/>
        </w:rPr>
        <w:t>ی</w:t>
      </w:r>
      <w:r w:rsidRPr="00C46352">
        <w:rPr>
          <w:rFonts w:cs="Calibri"/>
          <w:sz w:val="32"/>
          <w:szCs w:val="32"/>
          <w:rtl/>
          <w:lang w:bidi="fa-IR"/>
        </w:rPr>
        <w:t xml:space="preserve"> مانند درا</w:t>
      </w:r>
      <w:r w:rsidRPr="00C46352">
        <w:rPr>
          <w:rFonts w:cs="Calibri" w:hint="cs"/>
          <w:sz w:val="32"/>
          <w:szCs w:val="32"/>
          <w:rtl/>
          <w:lang w:bidi="fa-IR"/>
        </w:rPr>
        <w:t>ی</w:t>
      </w:r>
      <w:r w:rsidRPr="00C46352">
        <w:rPr>
          <w:rFonts w:cs="Calibri" w:hint="eastAsia"/>
          <w:sz w:val="32"/>
          <w:szCs w:val="32"/>
          <w:rtl/>
          <w:lang w:bidi="fa-IR"/>
        </w:rPr>
        <w:t>و‌ها</w:t>
      </w:r>
      <w:r w:rsidRPr="00C46352">
        <w:rPr>
          <w:rFonts w:cs="Calibri" w:hint="cs"/>
          <w:sz w:val="32"/>
          <w:szCs w:val="32"/>
          <w:rtl/>
          <w:lang w:bidi="fa-IR"/>
        </w:rPr>
        <w:t>ی</w:t>
      </w:r>
      <w:r w:rsidRPr="00C46352">
        <w:rPr>
          <w:rFonts w:cs="Calibri"/>
          <w:sz w:val="32"/>
          <w:szCs w:val="32"/>
          <w:rtl/>
          <w:lang w:bidi="fa-IR"/>
        </w:rPr>
        <w:t xml:space="preserve"> ذخ</w:t>
      </w:r>
      <w:r w:rsidRPr="00C46352">
        <w:rPr>
          <w:rFonts w:cs="Calibri" w:hint="cs"/>
          <w:sz w:val="32"/>
          <w:szCs w:val="32"/>
          <w:rtl/>
          <w:lang w:bidi="fa-IR"/>
        </w:rPr>
        <w:t>ی</w:t>
      </w:r>
      <w:r w:rsidRPr="00C46352">
        <w:rPr>
          <w:rFonts w:cs="Calibri" w:hint="eastAsia"/>
          <w:sz w:val="32"/>
          <w:szCs w:val="32"/>
          <w:rtl/>
          <w:lang w:bidi="fa-IR"/>
        </w:rPr>
        <w:t>ره</w:t>
      </w:r>
      <w:r w:rsidRPr="00C46352">
        <w:rPr>
          <w:rFonts w:cs="Calibri"/>
          <w:sz w:val="32"/>
          <w:szCs w:val="32"/>
          <w:rtl/>
          <w:lang w:bidi="fa-IR"/>
        </w:rPr>
        <w:t xml:space="preserve"> ساز</w:t>
      </w:r>
      <w:r w:rsidRPr="00C46352">
        <w:rPr>
          <w:rFonts w:cs="Calibri" w:hint="cs"/>
          <w:sz w:val="32"/>
          <w:szCs w:val="32"/>
          <w:rtl/>
          <w:lang w:bidi="fa-IR"/>
        </w:rPr>
        <w:t>ی</w:t>
      </w:r>
      <w:r w:rsidRPr="00C46352">
        <w:rPr>
          <w:rFonts w:cs="Calibri" w:hint="eastAsia"/>
          <w:sz w:val="32"/>
          <w:szCs w:val="32"/>
          <w:rtl/>
          <w:lang w:bidi="fa-IR"/>
        </w:rPr>
        <w:t>،داده‌ها</w:t>
      </w:r>
      <w:r w:rsidRPr="00C46352">
        <w:rPr>
          <w:rFonts w:cs="Calibri" w:hint="cs"/>
          <w:sz w:val="32"/>
          <w:szCs w:val="32"/>
          <w:rtl/>
          <w:lang w:bidi="fa-IR"/>
        </w:rPr>
        <w:t>ی</w:t>
      </w:r>
      <w:r w:rsidRPr="00C46352">
        <w:rPr>
          <w:rFonts w:cs="Calibri"/>
          <w:sz w:val="32"/>
          <w:szCs w:val="32"/>
          <w:rtl/>
          <w:lang w:bidi="fa-IR"/>
        </w:rPr>
        <w:t xml:space="preserve"> کاربران را به صورت پا</w:t>
      </w:r>
      <w:r w:rsidRPr="00C46352">
        <w:rPr>
          <w:rFonts w:cs="Calibri" w:hint="cs"/>
          <w:sz w:val="32"/>
          <w:szCs w:val="32"/>
          <w:rtl/>
          <w:lang w:bidi="fa-IR"/>
        </w:rPr>
        <w:t>ی</w:t>
      </w:r>
      <w:r w:rsidRPr="00C46352">
        <w:rPr>
          <w:rFonts w:cs="Calibri" w:hint="eastAsia"/>
          <w:sz w:val="32"/>
          <w:szCs w:val="32"/>
          <w:rtl/>
          <w:lang w:bidi="fa-IR"/>
        </w:rPr>
        <w:t>دار</w:t>
      </w:r>
      <w:r w:rsidRPr="00C46352">
        <w:rPr>
          <w:rFonts w:cs="Calibri"/>
          <w:sz w:val="32"/>
          <w:szCs w:val="32"/>
          <w:rtl/>
          <w:lang w:bidi="fa-IR"/>
        </w:rPr>
        <w:t xml:space="preserve"> ذخ</w:t>
      </w:r>
      <w:r w:rsidRPr="00C46352">
        <w:rPr>
          <w:rFonts w:cs="Calibri" w:hint="cs"/>
          <w:sz w:val="32"/>
          <w:szCs w:val="32"/>
          <w:rtl/>
          <w:lang w:bidi="fa-IR"/>
        </w:rPr>
        <w:t>ی</w:t>
      </w:r>
      <w:r w:rsidRPr="00C46352">
        <w:rPr>
          <w:rFonts w:cs="Calibri" w:hint="eastAsia"/>
          <w:sz w:val="32"/>
          <w:szCs w:val="32"/>
          <w:rtl/>
          <w:lang w:bidi="fa-IR"/>
        </w:rPr>
        <w:t>ره</w:t>
      </w:r>
      <w:r w:rsidRPr="00C46352">
        <w:rPr>
          <w:rFonts w:cs="Calibri"/>
          <w:sz w:val="32"/>
          <w:szCs w:val="32"/>
          <w:rtl/>
          <w:lang w:bidi="fa-IR"/>
        </w:rPr>
        <w:t xml:space="preserve"> م</w:t>
      </w:r>
      <w:r w:rsidRPr="00C46352">
        <w:rPr>
          <w:rFonts w:cs="Calibri" w:hint="cs"/>
          <w:sz w:val="32"/>
          <w:szCs w:val="32"/>
          <w:rtl/>
          <w:lang w:bidi="fa-IR"/>
        </w:rPr>
        <w:t>ی‌</w:t>
      </w:r>
      <w:r w:rsidRPr="00C46352">
        <w:rPr>
          <w:rFonts w:cs="Calibri" w:hint="eastAsia"/>
          <w:sz w:val="32"/>
          <w:szCs w:val="32"/>
          <w:rtl/>
          <w:lang w:bidi="fa-IR"/>
        </w:rPr>
        <w:t>کنند</w:t>
      </w:r>
      <w:r w:rsidRPr="00C46352">
        <w:rPr>
          <w:rFonts w:cs="Calibri"/>
          <w:sz w:val="32"/>
          <w:szCs w:val="32"/>
          <w:rtl/>
          <w:lang w:bidi="fa-IR"/>
        </w:rPr>
        <w:t xml:space="preserve"> تا پس از خاموش شدن دستگاه ن</w:t>
      </w:r>
      <w:r w:rsidRPr="00C46352">
        <w:rPr>
          <w:rFonts w:cs="Calibri" w:hint="cs"/>
          <w:sz w:val="32"/>
          <w:szCs w:val="32"/>
          <w:rtl/>
          <w:lang w:bidi="fa-IR"/>
        </w:rPr>
        <w:t>ی</w:t>
      </w:r>
      <w:r w:rsidRPr="00C46352">
        <w:rPr>
          <w:rFonts w:cs="Calibri" w:hint="eastAsia"/>
          <w:sz w:val="32"/>
          <w:szCs w:val="32"/>
          <w:rtl/>
          <w:lang w:bidi="fa-IR"/>
        </w:rPr>
        <w:t>ز</w:t>
      </w:r>
      <w:r w:rsidRPr="00C46352">
        <w:rPr>
          <w:rFonts w:cs="Calibri"/>
          <w:sz w:val="32"/>
          <w:szCs w:val="32"/>
          <w:rtl/>
          <w:lang w:bidi="fa-IR"/>
        </w:rPr>
        <w:t xml:space="preserve"> از ب</w:t>
      </w:r>
      <w:r w:rsidRPr="00C46352">
        <w:rPr>
          <w:rFonts w:cs="Calibri" w:hint="cs"/>
          <w:sz w:val="32"/>
          <w:szCs w:val="32"/>
          <w:rtl/>
          <w:lang w:bidi="fa-IR"/>
        </w:rPr>
        <w:t>ی</w:t>
      </w:r>
      <w:r w:rsidRPr="00C46352">
        <w:rPr>
          <w:rFonts w:cs="Calibri" w:hint="eastAsia"/>
          <w:sz w:val="32"/>
          <w:szCs w:val="32"/>
          <w:rtl/>
          <w:lang w:bidi="fa-IR"/>
        </w:rPr>
        <w:t>ن</w:t>
      </w:r>
      <w:r w:rsidRPr="00C46352">
        <w:rPr>
          <w:rFonts w:cs="Calibri"/>
          <w:sz w:val="32"/>
          <w:szCs w:val="32"/>
          <w:rtl/>
          <w:lang w:bidi="fa-IR"/>
        </w:rPr>
        <w:t xml:space="preserve"> نرود</w:t>
      </w:r>
      <w:r w:rsidR="00976012">
        <w:rPr>
          <w:rFonts w:cstheme="minorHAnsi" w:hint="cs"/>
          <w:sz w:val="32"/>
          <w:szCs w:val="32"/>
          <w:rtl/>
          <w:lang w:bidi="fa-IR"/>
        </w:rPr>
        <w:t>.</w:t>
      </w:r>
      <w:bookmarkStart w:id="12" w:name="دوم"/>
      <w:bookmarkEnd w:id="12"/>
    </w:p>
    <w:p w14:paraId="046F5196" w14:textId="2B320EFD" w:rsidR="000A359F" w:rsidRPr="00CE78CA" w:rsidRDefault="00C46352" w:rsidP="00CE78CA">
      <w:pPr>
        <w:jc w:val="right"/>
        <w:rPr>
          <w:rFonts w:cstheme="minorHAnsi"/>
          <w:sz w:val="32"/>
          <w:szCs w:val="32"/>
          <w:lang w:bidi="fa-IR"/>
        </w:rPr>
        <w:sectPr w:rsidR="000A359F" w:rsidRPr="00CE78CA" w:rsidSect="00C46352">
          <w:type w:val="continuous"/>
          <w:pgSz w:w="12240" w:h="15840"/>
          <w:pgMar w:top="1440" w:right="1440" w:bottom="1440" w:left="1440" w:header="720" w:footer="720" w:gutter="0"/>
          <w:cols w:space="720"/>
          <w:bidi/>
          <w:docGrid w:linePitch="360"/>
        </w:sectPr>
      </w:pPr>
      <w:r w:rsidRPr="00C46352">
        <w:rPr>
          <w:rFonts w:cs="Calibri" w:hint="eastAsia"/>
          <w:sz w:val="32"/>
          <w:szCs w:val="32"/>
          <w:rtl/>
          <w:lang w:bidi="fa-IR"/>
        </w:rPr>
        <w:t>پ</w:t>
      </w:r>
      <w:r w:rsidRPr="00C46352">
        <w:rPr>
          <w:rFonts w:cs="Calibri" w:hint="cs"/>
          <w:sz w:val="32"/>
          <w:szCs w:val="32"/>
          <w:rtl/>
          <w:lang w:bidi="fa-IR"/>
        </w:rPr>
        <w:t>ی</w:t>
      </w:r>
      <w:r w:rsidRPr="00C46352">
        <w:rPr>
          <w:rFonts w:cs="Calibri" w:hint="eastAsia"/>
          <w:sz w:val="32"/>
          <w:szCs w:val="32"/>
          <w:rtl/>
          <w:lang w:bidi="fa-IR"/>
        </w:rPr>
        <w:t>شرفت</w:t>
      </w:r>
      <w:r w:rsidRPr="00C46352">
        <w:rPr>
          <w:rFonts w:cs="Calibri"/>
          <w:sz w:val="32"/>
          <w:szCs w:val="32"/>
          <w:rtl/>
          <w:lang w:bidi="fa-IR"/>
        </w:rPr>
        <w:t xml:space="preserve"> سر</w:t>
      </w:r>
      <w:r w:rsidRPr="00C46352">
        <w:rPr>
          <w:rFonts w:cs="Calibri" w:hint="cs"/>
          <w:sz w:val="32"/>
          <w:szCs w:val="32"/>
          <w:rtl/>
          <w:lang w:bidi="fa-IR"/>
        </w:rPr>
        <w:t>ی</w:t>
      </w:r>
      <w:r w:rsidRPr="00C46352">
        <w:rPr>
          <w:rFonts w:cs="Calibri" w:hint="eastAsia"/>
          <w:sz w:val="32"/>
          <w:szCs w:val="32"/>
          <w:rtl/>
          <w:lang w:bidi="fa-IR"/>
        </w:rPr>
        <w:t>ع</w:t>
      </w:r>
      <w:r w:rsidRPr="00C46352">
        <w:rPr>
          <w:rFonts w:cs="Calibri"/>
          <w:sz w:val="32"/>
          <w:szCs w:val="32"/>
          <w:rtl/>
          <w:lang w:bidi="fa-IR"/>
        </w:rPr>
        <w:t xml:space="preserve"> در معمار</w:t>
      </w:r>
      <w:r w:rsidRPr="00C46352">
        <w:rPr>
          <w:rFonts w:cs="Calibri" w:hint="cs"/>
          <w:sz w:val="32"/>
          <w:szCs w:val="32"/>
          <w:rtl/>
          <w:lang w:bidi="fa-IR"/>
        </w:rPr>
        <w:t>ی</w:t>
      </w:r>
      <w:r w:rsidRPr="00C46352">
        <w:rPr>
          <w:rFonts w:cs="Calibri"/>
          <w:sz w:val="32"/>
          <w:szCs w:val="32"/>
          <w:rtl/>
          <w:lang w:bidi="fa-IR"/>
        </w:rPr>
        <w:t xml:space="preserve"> سخت‌افزار باعث شده تا دستگاه‌ها</w:t>
      </w:r>
      <w:r w:rsidRPr="00C46352">
        <w:rPr>
          <w:rFonts w:cs="Calibri" w:hint="cs"/>
          <w:sz w:val="32"/>
          <w:szCs w:val="32"/>
          <w:rtl/>
          <w:lang w:bidi="fa-IR"/>
        </w:rPr>
        <w:t>ی</w:t>
      </w:r>
      <w:r w:rsidRPr="00C46352">
        <w:rPr>
          <w:rFonts w:cs="Calibri"/>
          <w:sz w:val="32"/>
          <w:szCs w:val="32"/>
          <w:rtl/>
          <w:lang w:bidi="fa-IR"/>
        </w:rPr>
        <w:t xml:space="preserve"> امروز</w:t>
      </w:r>
      <w:r w:rsidRPr="00C46352">
        <w:rPr>
          <w:rFonts w:cs="Calibri" w:hint="cs"/>
          <w:sz w:val="32"/>
          <w:szCs w:val="32"/>
          <w:rtl/>
          <w:lang w:bidi="fa-IR"/>
        </w:rPr>
        <w:t>ی</w:t>
      </w:r>
      <w:r w:rsidRPr="00C46352">
        <w:rPr>
          <w:rFonts w:cs="Calibri"/>
          <w:sz w:val="32"/>
          <w:szCs w:val="32"/>
          <w:rtl/>
          <w:lang w:bidi="fa-IR"/>
        </w:rPr>
        <w:t xml:space="preserve"> کم‌مصرف‌تر، پر‌سرعت‌تر و فشرده‌تر شوند. </w:t>
      </w:r>
      <w:r w:rsidRPr="00C46352">
        <w:rPr>
          <w:rFonts w:cs="Calibri" w:hint="cs"/>
          <w:sz w:val="32"/>
          <w:szCs w:val="32"/>
          <w:rtl/>
          <w:lang w:bidi="fa-IR"/>
        </w:rPr>
        <w:t>ی</w:t>
      </w:r>
      <w:r w:rsidRPr="00C46352">
        <w:rPr>
          <w:rFonts w:cs="Calibri" w:hint="eastAsia"/>
          <w:sz w:val="32"/>
          <w:szCs w:val="32"/>
          <w:rtl/>
          <w:lang w:bidi="fa-IR"/>
        </w:rPr>
        <w:t>ادگ</w:t>
      </w:r>
      <w:r w:rsidRPr="00C46352">
        <w:rPr>
          <w:rFonts w:cs="Calibri" w:hint="cs"/>
          <w:sz w:val="32"/>
          <w:szCs w:val="32"/>
          <w:rtl/>
          <w:lang w:bidi="fa-IR"/>
        </w:rPr>
        <w:t>ی</w:t>
      </w:r>
      <w:r w:rsidRPr="00C46352">
        <w:rPr>
          <w:rFonts w:cs="Calibri" w:hint="eastAsia"/>
          <w:sz w:val="32"/>
          <w:szCs w:val="32"/>
          <w:rtl/>
          <w:lang w:bidi="fa-IR"/>
        </w:rPr>
        <w:t>ر</w:t>
      </w:r>
      <w:r w:rsidRPr="00C46352">
        <w:rPr>
          <w:rFonts w:cs="Calibri" w:hint="cs"/>
          <w:sz w:val="32"/>
          <w:szCs w:val="32"/>
          <w:rtl/>
          <w:lang w:bidi="fa-IR"/>
        </w:rPr>
        <w:t>ی</w:t>
      </w:r>
      <w:r w:rsidRPr="00C46352">
        <w:rPr>
          <w:rFonts w:cs="Calibri"/>
          <w:sz w:val="32"/>
          <w:szCs w:val="32"/>
          <w:rtl/>
          <w:lang w:bidi="fa-IR"/>
        </w:rPr>
        <w:t xml:space="preserve"> دق</w:t>
      </w:r>
      <w:r w:rsidRPr="00C46352">
        <w:rPr>
          <w:rFonts w:cs="Calibri" w:hint="cs"/>
          <w:sz w:val="32"/>
          <w:szCs w:val="32"/>
          <w:rtl/>
          <w:lang w:bidi="fa-IR"/>
        </w:rPr>
        <w:t>ی</w:t>
      </w:r>
      <w:r w:rsidRPr="00C46352">
        <w:rPr>
          <w:rFonts w:cs="Calibri" w:hint="eastAsia"/>
          <w:sz w:val="32"/>
          <w:szCs w:val="32"/>
          <w:rtl/>
          <w:lang w:bidi="fa-IR"/>
        </w:rPr>
        <w:t>ق</w:t>
      </w:r>
      <w:r w:rsidRPr="00C46352">
        <w:rPr>
          <w:rFonts w:cs="Calibri"/>
          <w:sz w:val="32"/>
          <w:szCs w:val="32"/>
          <w:rtl/>
          <w:lang w:bidi="fa-IR"/>
        </w:rPr>
        <w:t xml:space="preserve"> اجزا</w:t>
      </w:r>
      <w:r w:rsidRPr="00C46352">
        <w:rPr>
          <w:rFonts w:cs="Calibri" w:hint="cs"/>
          <w:sz w:val="32"/>
          <w:szCs w:val="32"/>
          <w:rtl/>
          <w:lang w:bidi="fa-IR"/>
        </w:rPr>
        <w:t>ی</w:t>
      </w:r>
      <w:r w:rsidRPr="00C46352">
        <w:rPr>
          <w:rFonts w:cs="Calibri"/>
          <w:sz w:val="32"/>
          <w:szCs w:val="32"/>
          <w:rtl/>
          <w:lang w:bidi="fa-IR"/>
        </w:rPr>
        <w:t xml:space="preserve"> س</w:t>
      </w:r>
      <w:r w:rsidRPr="00C46352">
        <w:rPr>
          <w:rFonts w:cs="Calibri" w:hint="cs"/>
          <w:sz w:val="32"/>
          <w:szCs w:val="32"/>
          <w:rtl/>
          <w:lang w:bidi="fa-IR"/>
        </w:rPr>
        <w:t>ی</w:t>
      </w:r>
      <w:r w:rsidRPr="00C46352">
        <w:rPr>
          <w:rFonts w:cs="Calibri" w:hint="eastAsia"/>
          <w:sz w:val="32"/>
          <w:szCs w:val="32"/>
          <w:rtl/>
          <w:lang w:bidi="fa-IR"/>
        </w:rPr>
        <w:t>ستم</w:t>
      </w:r>
      <w:r w:rsidRPr="00C46352">
        <w:rPr>
          <w:rFonts w:cs="Calibri"/>
          <w:sz w:val="32"/>
          <w:szCs w:val="32"/>
          <w:rtl/>
          <w:lang w:bidi="fa-IR"/>
        </w:rPr>
        <w:t xml:space="preserve"> و ش</w:t>
      </w:r>
      <w:r w:rsidRPr="00C46352">
        <w:rPr>
          <w:rFonts w:cs="Calibri" w:hint="cs"/>
          <w:sz w:val="32"/>
          <w:szCs w:val="32"/>
          <w:rtl/>
          <w:lang w:bidi="fa-IR"/>
        </w:rPr>
        <w:t>ی</w:t>
      </w:r>
      <w:r w:rsidRPr="00C46352">
        <w:rPr>
          <w:rFonts w:cs="Calibri" w:hint="eastAsia"/>
          <w:sz w:val="32"/>
          <w:szCs w:val="32"/>
          <w:rtl/>
          <w:lang w:bidi="fa-IR"/>
        </w:rPr>
        <w:t>وه</w:t>
      </w:r>
      <w:r w:rsidRPr="00C46352">
        <w:rPr>
          <w:rFonts w:cs="Calibri"/>
          <w:sz w:val="32"/>
          <w:szCs w:val="32"/>
          <w:rtl/>
          <w:lang w:bidi="fa-IR"/>
        </w:rPr>
        <w:t xml:space="preserve"> تعامل آن‌ها با </w:t>
      </w:r>
      <w:r w:rsidRPr="00C46352">
        <w:rPr>
          <w:rFonts w:cs="Calibri" w:hint="cs"/>
          <w:sz w:val="32"/>
          <w:szCs w:val="32"/>
          <w:rtl/>
          <w:lang w:bidi="fa-IR"/>
        </w:rPr>
        <w:t>ی</w:t>
      </w:r>
      <w:r w:rsidRPr="00C46352">
        <w:rPr>
          <w:rFonts w:cs="Calibri" w:hint="eastAsia"/>
          <w:sz w:val="32"/>
          <w:szCs w:val="32"/>
          <w:rtl/>
          <w:lang w:bidi="fa-IR"/>
        </w:rPr>
        <w:t>کد</w:t>
      </w:r>
      <w:r w:rsidRPr="00C46352">
        <w:rPr>
          <w:rFonts w:cs="Calibri" w:hint="cs"/>
          <w:sz w:val="32"/>
          <w:szCs w:val="32"/>
          <w:rtl/>
          <w:lang w:bidi="fa-IR"/>
        </w:rPr>
        <w:t>ی</w:t>
      </w:r>
      <w:r w:rsidRPr="00C46352">
        <w:rPr>
          <w:rFonts w:cs="Calibri" w:hint="eastAsia"/>
          <w:sz w:val="32"/>
          <w:szCs w:val="32"/>
          <w:rtl/>
          <w:lang w:bidi="fa-IR"/>
        </w:rPr>
        <w:t>گر،</w:t>
      </w:r>
      <w:r w:rsidRPr="00C46352">
        <w:rPr>
          <w:rFonts w:cs="Calibri"/>
          <w:sz w:val="32"/>
          <w:szCs w:val="32"/>
          <w:rtl/>
          <w:lang w:bidi="fa-IR"/>
        </w:rPr>
        <w:t xml:space="preserve"> پا</w:t>
      </w:r>
      <w:r w:rsidRPr="00C46352">
        <w:rPr>
          <w:rFonts w:cs="Calibri" w:hint="cs"/>
          <w:sz w:val="32"/>
          <w:szCs w:val="32"/>
          <w:rtl/>
          <w:lang w:bidi="fa-IR"/>
        </w:rPr>
        <w:t>ی</w:t>
      </w:r>
      <w:r w:rsidRPr="00C46352">
        <w:rPr>
          <w:rFonts w:cs="Calibri" w:hint="eastAsia"/>
          <w:sz w:val="32"/>
          <w:szCs w:val="32"/>
          <w:rtl/>
          <w:lang w:bidi="fa-IR"/>
        </w:rPr>
        <w:t>ه</w:t>
      </w:r>
      <w:r w:rsidRPr="00C46352">
        <w:rPr>
          <w:rFonts w:cs="Calibri"/>
          <w:sz w:val="32"/>
          <w:szCs w:val="32"/>
          <w:rtl/>
          <w:lang w:bidi="fa-IR"/>
        </w:rPr>
        <w:t xml:space="preserve"> و اساس ورود حرفه‌ا</w:t>
      </w:r>
      <w:r w:rsidRPr="00C46352">
        <w:rPr>
          <w:rFonts w:cs="Calibri" w:hint="cs"/>
          <w:sz w:val="32"/>
          <w:szCs w:val="32"/>
          <w:rtl/>
          <w:lang w:bidi="fa-IR"/>
        </w:rPr>
        <w:t>ی</w:t>
      </w:r>
      <w:r w:rsidRPr="00C46352">
        <w:rPr>
          <w:rFonts w:cs="Calibri"/>
          <w:sz w:val="32"/>
          <w:szCs w:val="32"/>
          <w:rtl/>
          <w:lang w:bidi="fa-IR"/>
        </w:rPr>
        <w:t xml:space="preserve"> به حوزه‌ها</w:t>
      </w:r>
      <w:r w:rsidRPr="00C46352">
        <w:rPr>
          <w:rFonts w:cs="Calibri" w:hint="cs"/>
          <w:sz w:val="32"/>
          <w:szCs w:val="32"/>
          <w:rtl/>
          <w:lang w:bidi="fa-IR"/>
        </w:rPr>
        <w:t>ی</w:t>
      </w:r>
      <w:r w:rsidRPr="00C46352">
        <w:rPr>
          <w:rFonts w:cs="Calibri"/>
          <w:sz w:val="32"/>
          <w:szCs w:val="32"/>
          <w:rtl/>
          <w:lang w:bidi="fa-IR"/>
        </w:rPr>
        <w:t xml:space="preserve"> پشت</w:t>
      </w:r>
      <w:r w:rsidRPr="00C46352">
        <w:rPr>
          <w:rFonts w:cs="Calibri" w:hint="cs"/>
          <w:sz w:val="32"/>
          <w:szCs w:val="32"/>
          <w:rtl/>
          <w:lang w:bidi="fa-IR"/>
        </w:rPr>
        <w:t>ی</w:t>
      </w:r>
      <w:r w:rsidRPr="00C46352">
        <w:rPr>
          <w:rFonts w:cs="Calibri" w:hint="eastAsia"/>
          <w:sz w:val="32"/>
          <w:szCs w:val="32"/>
          <w:rtl/>
          <w:lang w:bidi="fa-IR"/>
        </w:rPr>
        <w:t>بان</w:t>
      </w:r>
      <w:r w:rsidRPr="00C46352">
        <w:rPr>
          <w:rFonts w:cs="Calibri" w:hint="cs"/>
          <w:sz w:val="32"/>
          <w:szCs w:val="32"/>
          <w:rtl/>
          <w:lang w:bidi="fa-IR"/>
        </w:rPr>
        <w:t>ی</w:t>
      </w:r>
      <w:r w:rsidRPr="00C46352">
        <w:rPr>
          <w:rFonts w:cs="Calibri"/>
          <w:sz w:val="32"/>
          <w:szCs w:val="32"/>
          <w:rtl/>
          <w:lang w:bidi="fa-IR"/>
        </w:rPr>
        <w:t xml:space="preserve"> فن</w:t>
      </w:r>
      <w:r w:rsidRPr="00C46352">
        <w:rPr>
          <w:rFonts w:cs="Calibri" w:hint="cs"/>
          <w:sz w:val="32"/>
          <w:szCs w:val="32"/>
          <w:rtl/>
          <w:lang w:bidi="fa-IR"/>
        </w:rPr>
        <w:t>ی</w:t>
      </w:r>
      <w:r w:rsidRPr="00C46352">
        <w:rPr>
          <w:rFonts w:cs="Calibri" w:hint="eastAsia"/>
          <w:sz w:val="32"/>
          <w:szCs w:val="32"/>
          <w:rtl/>
          <w:lang w:bidi="fa-IR"/>
        </w:rPr>
        <w:t>،شبکه‌ها</w:t>
      </w:r>
      <w:r w:rsidRPr="00C46352">
        <w:rPr>
          <w:rFonts w:cs="Calibri" w:hint="cs"/>
          <w:sz w:val="32"/>
          <w:szCs w:val="32"/>
          <w:rtl/>
          <w:lang w:bidi="fa-IR"/>
        </w:rPr>
        <w:t>ی</w:t>
      </w:r>
      <w:r w:rsidRPr="00C46352">
        <w:rPr>
          <w:rFonts w:cs="Calibri"/>
          <w:sz w:val="32"/>
          <w:szCs w:val="32"/>
          <w:rtl/>
          <w:lang w:bidi="fa-IR"/>
        </w:rPr>
        <w:t xml:space="preserve"> را</w:t>
      </w:r>
      <w:r w:rsidRPr="00C46352">
        <w:rPr>
          <w:rFonts w:cs="Calibri" w:hint="cs"/>
          <w:sz w:val="32"/>
          <w:szCs w:val="32"/>
          <w:rtl/>
          <w:lang w:bidi="fa-IR"/>
        </w:rPr>
        <w:t>ی</w:t>
      </w:r>
      <w:r w:rsidRPr="00C46352">
        <w:rPr>
          <w:rFonts w:cs="Calibri" w:hint="eastAsia"/>
          <w:sz w:val="32"/>
          <w:szCs w:val="32"/>
          <w:rtl/>
          <w:lang w:bidi="fa-IR"/>
        </w:rPr>
        <w:t>انه‌ا</w:t>
      </w:r>
      <w:r w:rsidRPr="00C46352">
        <w:rPr>
          <w:rFonts w:cs="Calibri" w:hint="cs"/>
          <w:sz w:val="32"/>
          <w:szCs w:val="32"/>
          <w:rtl/>
          <w:lang w:bidi="fa-IR"/>
        </w:rPr>
        <w:t>ی</w:t>
      </w:r>
      <w:r w:rsidRPr="00C46352">
        <w:rPr>
          <w:rFonts w:cs="Calibri"/>
          <w:sz w:val="32"/>
          <w:szCs w:val="32"/>
          <w:rtl/>
          <w:lang w:bidi="fa-IR"/>
        </w:rPr>
        <w:t xml:space="preserve"> و طراح</w:t>
      </w:r>
      <w:r w:rsidRPr="00C46352">
        <w:rPr>
          <w:rFonts w:cs="Calibri" w:hint="cs"/>
          <w:sz w:val="32"/>
          <w:szCs w:val="32"/>
          <w:rtl/>
          <w:lang w:bidi="fa-IR"/>
        </w:rPr>
        <w:t>ی</w:t>
      </w:r>
      <w:r w:rsidRPr="00C46352">
        <w:rPr>
          <w:rFonts w:cs="Calibri"/>
          <w:sz w:val="32"/>
          <w:szCs w:val="32"/>
          <w:rtl/>
          <w:lang w:bidi="fa-IR"/>
        </w:rPr>
        <w:t xml:space="preserve"> س</w:t>
      </w:r>
      <w:r w:rsidRPr="00C46352">
        <w:rPr>
          <w:rFonts w:cs="Calibri" w:hint="cs"/>
          <w:sz w:val="32"/>
          <w:szCs w:val="32"/>
          <w:rtl/>
          <w:lang w:bidi="fa-IR"/>
        </w:rPr>
        <w:t>ی</w:t>
      </w:r>
      <w:r w:rsidRPr="00C46352">
        <w:rPr>
          <w:rFonts w:cs="Calibri" w:hint="eastAsia"/>
          <w:sz w:val="32"/>
          <w:szCs w:val="32"/>
          <w:rtl/>
          <w:lang w:bidi="fa-IR"/>
        </w:rPr>
        <w:t>ستم‌ها</w:t>
      </w:r>
      <w:r w:rsidR="00CE78CA">
        <w:rPr>
          <w:rFonts w:cs="Calibri" w:hint="cs"/>
          <w:sz w:val="32"/>
          <w:szCs w:val="32"/>
          <w:rtl/>
          <w:lang w:bidi="fa-IR"/>
        </w:rPr>
        <w:t>ی مدرن است.</w:t>
      </w:r>
    </w:p>
    <w:p w14:paraId="2453B4B2" w14:textId="77777777" w:rsidR="000A359F" w:rsidRDefault="000A359F" w:rsidP="00CE78CA">
      <w:pPr>
        <w:rPr>
          <w:rFonts w:cstheme="minorHAnsi"/>
          <w:b/>
          <w:bCs/>
          <w:sz w:val="40"/>
          <w:szCs w:val="40"/>
          <w:lang w:bidi="fa-IR"/>
        </w:rPr>
        <w:sectPr w:rsidR="000A359F" w:rsidSect="000A359F">
          <w:type w:val="continuous"/>
          <w:pgSz w:w="12240" w:h="15840"/>
          <w:pgMar w:top="1440" w:right="1440" w:bottom="1440" w:left="1440" w:header="720" w:footer="720" w:gutter="0"/>
          <w:cols w:space="720"/>
          <w:docGrid w:linePitch="360"/>
        </w:sectPr>
      </w:pPr>
    </w:p>
    <w:p w14:paraId="19378550" w14:textId="10FAB661" w:rsidR="00CE78CA" w:rsidRPr="00CE78CA" w:rsidRDefault="00CE78CA" w:rsidP="00CE78CA">
      <w:pPr>
        <w:rPr>
          <w:rFonts w:cstheme="minorHAnsi"/>
          <w:b/>
          <w:bCs/>
          <w:sz w:val="40"/>
          <w:szCs w:val="40"/>
          <w:rtl/>
          <w:lang w:bidi="fa-IR"/>
        </w:rPr>
        <w:sectPr w:rsidR="00CE78CA" w:rsidRPr="00CE78CA" w:rsidSect="000A359F">
          <w:type w:val="continuous"/>
          <w:pgSz w:w="12240" w:h="15840"/>
          <w:pgMar w:top="1440" w:right="1440" w:bottom="1440" w:left="1440" w:header="720" w:footer="720" w:gutter="0"/>
          <w:cols w:space="720"/>
          <w:docGrid w:linePitch="360"/>
        </w:sectPr>
      </w:pPr>
    </w:p>
    <w:p w14:paraId="5A5F37F0" w14:textId="3038C8AC" w:rsidR="000A359F" w:rsidRPr="000A359F" w:rsidRDefault="000A359F" w:rsidP="00CE78CA">
      <w:pPr>
        <w:pBdr>
          <w:between w:val="single" w:sz="4" w:space="1" w:color="auto"/>
        </w:pBdr>
        <w:shd w:val="clear" w:color="auto" w:fill="B6DDE8" w:themeFill="accent5" w:themeFillTint="66"/>
        <w:jc w:val="right"/>
        <w:rPr>
          <w:rFonts w:cstheme="minorHAnsi"/>
          <w:b/>
          <w:bCs/>
          <w:sz w:val="32"/>
          <w:szCs w:val="32"/>
          <w:rtl/>
          <w:lang w:bidi="fa-IR"/>
        </w:rPr>
      </w:pPr>
      <w:r w:rsidRPr="000A359F">
        <w:rPr>
          <w:rFonts w:cstheme="minorHAnsi" w:hint="cs"/>
          <w:b/>
          <w:bCs/>
          <w:sz w:val="32"/>
          <w:szCs w:val="32"/>
          <w:rtl/>
          <w:lang w:bidi="fa-IR"/>
        </w:rPr>
        <w:lastRenderedPageBreak/>
        <w:t xml:space="preserve">آشنایی با ساختار و </w:t>
      </w:r>
      <w:r w:rsidR="001C555E">
        <w:rPr>
          <w:rFonts w:cstheme="minorHAnsi" w:hint="cs"/>
          <w:b/>
          <w:bCs/>
          <w:sz w:val="32"/>
          <w:szCs w:val="32"/>
          <w:rtl/>
          <w:lang w:bidi="fa-IR"/>
        </w:rPr>
        <w:t>عملکرد</w:t>
      </w:r>
      <w:r w:rsidRPr="000A359F">
        <w:rPr>
          <w:rFonts w:cstheme="minorHAnsi" w:hint="cs"/>
          <w:b/>
          <w:bCs/>
          <w:sz w:val="32"/>
          <w:szCs w:val="32"/>
          <w:rtl/>
          <w:lang w:bidi="fa-IR"/>
        </w:rPr>
        <w:t xml:space="preserve"> رایانه ها</w:t>
      </w:r>
    </w:p>
    <w:p w14:paraId="33B71928" w14:textId="77777777" w:rsidR="0022102B" w:rsidRDefault="000A359F" w:rsidP="00CE78CA">
      <w:pPr>
        <w:pBdr>
          <w:between w:val="single" w:sz="4" w:space="1" w:color="auto"/>
        </w:pBdr>
        <w:shd w:val="clear" w:color="auto" w:fill="B6DDE8" w:themeFill="accent5" w:themeFillTint="66"/>
        <w:jc w:val="right"/>
        <w:rPr>
          <w:ins w:id="13" w:author="Ali Jafari" w:date="2026-10-07T18:48:00Z" w16du:dateUtc="2026-10-07T15:18:00Z"/>
          <w:rFonts w:cstheme="minorHAnsi"/>
          <w:sz w:val="32"/>
          <w:szCs w:val="32"/>
          <w:lang w:bidi="fa-IR"/>
        </w:rPr>
      </w:pPr>
      <w:r w:rsidRPr="000A359F">
        <w:rPr>
          <w:rFonts w:cstheme="minorHAnsi" w:hint="cs"/>
          <w:sz w:val="32"/>
          <w:szCs w:val="32"/>
          <w:rtl/>
          <w:lang w:bidi="fa-IR"/>
        </w:rPr>
        <w:t>رایانه ها ابزارهایی شگفت‌انگیز در دنیای امروزی هستند که از بخش های سخت‌افزاری و نرم‌افزاری گوناگونی تشکیل شده‌اند. بخش سخت‌افزار در حقیقت پیکره فیزیکی سیستم است و شامل تمام قطعات الکترونیکی، مکانیکی و برد‌های مدار چاپی می‌شود که برای پردازش و تبادل داده‌ها در کنار یکدیگر فعالیت می‌کنند.</w:t>
      </w:r>
    </w:p>
    <w:p w14:paraId="7EF3FBE2" w14:textId="2038879B" w:rsidR="000A359F" w:rsidRPr="000A359F" w:rsidRDefault="000A359F" w:rsidP="00CE78CA">
      <w:pPr>
        <w:pBdr>
          <w:between w:val="single" w:sz="4" w:space="1" w:color="auto"/>
        </w:pBdr>
        <w:shd w:val="clear" w:color="auto" w:fill="B6DDE8" w:themeFill="accent5" w:themeFillTint="66"/>
        <w:jc w:val="right"/>
        <w:rPr>
          <w:rFonts w:cstheme="minorHAnsi"/>
          <w:sz w:val="32"/>
          <w:szCs w:val="32"/>
          <w:rtl/>
          <w:lang w:bidi="fa-IR"/>
        </w:rPr>
      </w:pPr>
      <w:r w:rsidRPr="000A359F">
        <w:rPr>
          <w:rFonts w:cstheme="minorHAnsi" w:hint="cs"/>
          <w:sz w:val="32"/>
          <w:szCs w:val="32"/>
          <w:rtl/>
          <w:lang w:bidi="fa-IR"/>
        </w:rPr>
        <w:t xml:space="preserve"> واحد پردازش مرکزی یا پردازنده، مهم‌ترین قطعه هر رایانه به شمار می‌رود  و وظیفه اجرای دستورالعمل‌ها، محاسبات منطقی و هدایت جریان داده را بر عهده دارد. سرعت و توان این واحد، عاملی کلیدی در اجرای روان برنامه‌های سنگین و سامانه‌های پیچیده است. در کنار پردازنده، قطعات حیاتی دیگری همچون برد‌های اصلی، کارت‌های گرافیک و حافظه‌ها حضور دارند.</w:t>
      </w:r>
    </w:p>
    <w:p w14:paraId="2411EB9C" w14:textId="77777777" w:rsidR="0022102B" w:rsidRDefault="000A359F" w:rsidP="00CE78CA">
      <w:pPr>
        <w:pBdr>
          <w:between w:val="single" w:sz="4" w:space="1" w:color="auto"/>
        </w:pBdr>
        <w:shd w:val="clear" w:color="auto" w:fill="B6DDE8" w:themeFill="accent5" w:themeFillTint="66"/>
        <w:jc w:val="center"/>
        <w:rPr>
          <w:ins w:id="14" w:author="Ali Jafari" w:date="2026-10-07T18:48:00Z" w16du:dateUtc="2026-10-07T15:18:00Z"/>
          <w:rFonts w:cstheme="minorHAnsi"/>
          <w:sz w:val="32"/>
          <w:szCs w:val="32"/>
          <w:lang w:bidi="fa-IR"/>
        </w:rPr>
      </w:pPr>
      <w:r w:rsidRPr="000A359F">
        <w:rPr>
          <w:rFonts w:cstheme="minorHAnsi" w:hint="cs"/>
          <w:sz w:val="32"/>
          <w:szCs w:val="32"/>
          <w:rtl/>
          <w:lang w:bidi="fa-IR"/>
        </w:rPr>
        <w:t>حافظه‌ها نقشی اساسی در چرخه پردازش اطلاعات دارند. حافظه اصلی که داده‌ها و برنامه‌های در حال اجرا را در خود نگه می‌دارد،به دلیل دسترسی بسیار سریع، سرعت کار پردازنده را تضمین می‌کند. در سوی دیگر، حافظه‌های جانبی مانند درایو‌های ذخیره سازی،داده‌های کاربران را به صورت پایدار ذخیره می‌کنند تا پس از خاموش شدن دستگاه نیز از بین نرود.پیشرفت سریع در معماری سخت‌افزار باعث شده تا دستگاه‌های امروزی کم‌مصرف‌تر، پر‌سرعت‌تر و فشرده‌تر شوند.</w:t>
      </w:r>
    </w:p>
    <w:p w14:paraId="0190AAEB" w14:textId="24386F48" w:rsidR="000A359F" w:rsidRDefault="000A359F" w:rsidP="00CE78CA">
      <w:pPr>
        <w:pBdr>
          <w:between w:val="single" w:sz="4" w:space="1" w:color="auto"/>
        </w:pBdr>
        <w:shd w:val="clear" w:color="auto" w:fill="B6DDE8" w:themeFill="accent5" w:themeFillTint="66"/>
        <w:jc w:val="center"/>
        <w:rPr>
          <w:rFonts w:cstheme="minorHAnsi"/>
          <w:sz w:val="32"/>
          <w:szCs w:val="32"/>
          <w:rtl/>
          <w:lang w:bidi="fa-IR"/>
        </w:rPr>
      </w:pPr>
      <w:r w:rsidRPr="000A359F">
        <w:rPr>
          <w:rFonts w:cstheme="minorHAnsi" w:hint="cs"/>
          <w:sz w:val="32"/>
          <w:szCs w:val="32"/>
          <w:rtl/>
          <w:lang w:bidi="fa-IR"/>
        </w:rPr>
        <w:t xml:space="preserve"> یادگیری دقیق اجزای سیستم و شیوه تعامل آن‌ها با یکدیگر، پایه و اساس ورود حرفه‌ای به حوزه‌های پشتیبانی فنی،شبکه‌های رایانه‌ای و طراحی سیستم‌های مدرن است.</w:t>
      </w:r>
    </w:p>
    <w:p w14:paraId="0202085C" w14:textId="77777777" w:rsidR="00CE78CA" w:rsidRDefault="00CE78CA" w:rsidP="000A359F">
      <w:pPr>
        <w:jc w:val="right"/>
        <w:rPr>
          <w:rFonts w:cstheme="minorHAnsi"/>
          <w:sz w:val="32"/>
          <w:szCs w:val="32"/>
          <w:lang w:bidi="fa-IR"/>
        </w:rPr>
        <w:sectPr w:rsidR="00CE78CA" w:rsidSect="00CE78CA">
          <w:type w:val="continuous"/>
          <w:pgSz w:w="12240" w:h="15840"/>
          <w:pgMar w:top="1440" w:right="1440" w:bottom="1440" w:left="1440" w:header="720" w:footer="720" w:gutter="0"/>
          <w:cols w:num="2" w:space="720"/>
          <w:bidi/>
          <w:docGrid w:linePitch="360"/>
        </w:sectPr>
      </w:pPr>
    </w:p>
    <w:p w14:paraId="226DEF11" w14:textId="77777777" w:rsidR="000A359F" w:rsidRDefault="000A359F" w:rsidP="000A359F">
      <w:pPr>
        <w:jc w:val="right"/>
        <w:rPr>
          <w:rFonts w:cstheme="minorHAnsi"/>
          <w:sz w:val="32"/>
          <w:szCs w:val="32"/>
          <w:rtl/>
          <w:lang w:bidi="fa-IR"/>
        </w:rPr>
      </w:pPr>
    </w:p>
    <w:p w14:paraId="3B1FE50A" w14:textId="77777777" w:rsidR="000A359F" w:rsidRDefault="000A359F" w:rsidP="000A359F">
      <w:pPr>
        <w:jc w:val="right"/>
        <w:rPr>
          <w:rFonts w:cstheme="minorHAnsi"/>
          <w:sz w:val="32"/>
          <w:szCs w:val="32"/>
          <w:rtl/>
          <w:lang w:bidi="fa-IR"/>
        </w:rPr>
      </w:pPr>
    </w:p>
    <w:p w14:paraId="640E90F9" w14:textId="77777777" w:rsidR="000A359F" w:rsidRDefault="000A359F" w:rsidP="000A359F">
      <w:pPr>
        <w:jc w:val="right"/>
        <w:rPr>
          <w:rFonts w:cstheme="minorHAnsi"/>
          <w:sz w:val="32"/>
          <w:szCs w:val="32"/>
          <w:rtl/>
          <w:lang w:bidi="fa-IR"/>
        </w:rPr>
      </w:pPr>
    </w:p>
    <w:p w14:paraId="2EFEBF44" w14:textId="77777777" w:rsidR="000A359F" w:rsidRDefault="000A359F" w:rsidP="000A359F">
      <w:pPr>
        <w:jc w:val="right"/>
        <w:rPr>
          <w:rFonts w:cstheme="minorHAnsi"/>
          <w:sz w:val="32"/>
          <w:szCs w:val="32"/>
          <w:rtl/>
          <w:lang w:bidi="fa-IR"/>
        </w:rPr>
      </w:pPr>
    </w:p>
    <w:p w14:paraId="60BAF14E" w14:textId="77777777" w:rsidR="000A359F" w:rsidRPr="000A359F" w:rsidRDefault="000A359F" w:rsidP="000A359F">
      <w:pPr>
        <w:jc w:val="right"/>
        <w:rPr>
          <w:rFonts w:cstheme="minorHAnsi"/>
          <w:sz w:val="32"/>
          <w:szCs w:val="32"/>
          <w:rtl/>
          <w:lang w:bidi="fa-IR"/>
        </w:rPr>
      </w:pPr>
    </w:p>
    <w:p w14:paraId="0B841AE8" w14:textId="6D7374F1" w:rsidR="000A359F" w:rsidRDefault="000A359F" w:rsidP="00BB6C43">
      <w:pPr>
        <w:jc w:val="right"/>
        <w:rPr>
          <w:rFonts w:cstheme="minorHAnsi"/>
          <w:sz w:val="40"/>
          <w:szCs w:val="40"/>
          <w:lang w:bidi="fa-IR"/>
        </w:rPr>
      </w:pPr>
    </w:p>
    <w:tbl>
      <w:tblPr>
        <w:tblStyle w:val="TableGrid"/>
        <w:tblW w:w="0" w:type="auto"/>
        <w:tblInd w:w="-185" w:type="dxa"/>
        <w:tblLook w:val="04A0" w:firstRow="1" w:lastRow="0" w:firstColumn="1" w:lastColumn="0" w:noHBand="0" w:noVBand="1"/>
      </w:tblPr>
      <w:tblGrid>
        <w:gridCol w:w="4191"/>
        <w:gridCol w:w="1336"/>
        <w:gridCol w:w="1336"/>
        <w:gridCol w:w="1336"/>
        <w:gridCol w:w="1336"/>
      </w:tblGrid>
      <w:tr w:rsidR="00C008D1" w14:paraId="01C6112B" w14:textId="77777777" w:rsidTr="00C008D1">
        <w:tc>
          <w:tcPr>
            <w:tcW w:w="4191" w:type="dxa"/>
            <w:vMerge w:val="restart"/>
          </w:tcPr>
          <w:p w14:paraId="4DAD27C5" w14:textId="77777777" w:rsidR="00C008D1" w:rsidRDefault="00C008D1" w:rsidP="000A359F">
            <w:pPr>
              <w:rPr>
                <w:rFonts w:cstheme="minorHAnsi"/>
                <w:sz w:val="40"/>
                <w:szCs w:val="40"/>
                <w:lang w:bidi="fa-IR"/>
              </w:rPr>
            </w:pPr>
          </w:p>
        </w:tc>
        <w:tc>
          <w:tcPr>
            <w:tcW w:w="1336" w:type="dxa"/>
          </w:tcPr>
          <w:p w14:paraId="06DB8816" w14:textId="77777777" w:rsidR="00C008D1" w:rsidRDefault="00C008D1" w:rsidP="000A359F">
            <w:pPr>
              <w:rPr>
                <w:rFonts w:cstheme="minorHAnsi"/>
                <w:sz w:val="40"/>
                <w:szCs w:val="40"/>
                <w:lang w:bidi="fa-IR"/>
              </w:rPr>
            </w:pPr>
          </w:p>
        </w:tc>
        <w:tc>
          <w:tcPr>
            <w:tcW w:w="1336" w:type="dxa"/>
          </w:tcPr>
          <w:p w14:paraId="2F006D77" w14:textId="77777777" w:rsidR="00C008D1" w:rsidRDefault="00C008D1" w:rsidP="000A359F">
            <w:pPr>
              <w:rPr>
                <w:rFonts w:cstheme="minorHAnsi"/>
                <w:sz w:val="40"/>
                <w:szCs w:val="40"/>
                <w:lang w:bidi="fa-IR"/>
              </w:rPr>
            </w:pPr>
          </w:p>
        </w:tc>
        <w:tc>
          <w:tcPr>
            <w:tcW w:w="1336" w:type="dxa"/>
          </w:tcPr>
          <w:p w14:paraId="3E742DEC" w14:textId="77777777" w:rsidR="00C008D1" w:rsidRDefault="00C008D1" w:rsidP="000A359F">
            <w:pPr>
              <w:rPr>
                <w:rFonts w:cstheme="minorHAnsi"/>
                <w:sz w:val="40"/>
                <w:szCs w:val="40"/>
                <w:lang w:bidi="fa-IR"/>
              </w:rPr>
            </w:pPr>
          </w:p>
        </w:tc>
        <w:tc>
          <w:tcPr>
            <w:tcW w:w="1336" w:type="dxa"/>
          </w:tcPr>
          <w:p w14:paraId="0A127959" w14:textId="77777777" w:rsidR="00C008D1" w:rsidRDefault="00C008D1" w:rsidP="000A359F">
            <w:pPr>
              <w:rPr>
                <w:rFonts w:cstheme="minorHAnsi"/>
                <w:sz w:val="40"/>
                <w:szCs w:val="40"/>
                <w:lang w:bidi="fa-IR"/>
              </w:rPr>
            </w:pPr>
          </w:p>
        </w:tc>
      </w:tr>
      <w:tr w:rsidR="00C008D1" w14:paraId="685C258E" w14:textId="77777777" w:rsidTr="00C008D1">
        <w:tc>
          <w:tcPr>
            <w:tcW w:w="4191" w:type="dxa"/>
            <w:vMerge/>
          </w:tcPr>
          <w:p w14:paraId="6EC2C652" w14:textId="77777777" w:rsidR="00C008D1" w:rsidRDefault="00C008D1" w:rsidP="000A359F">
            <w:pPr>
              <w:rPr>
                <w:rFonts w:cstheme="minorHAnsi"/>
                <w:sz w:val="40"/>
                <w:szCs w:val="40"/>
                <w:lang w:bidi="fa-IR"/>
              </w:rPr>
            </w:pPr>
          </w:p>
        </w:tc>
        <w:tc>
          <w:tcPr>
            <w:tcW w:w="1336" w:type="dxa"/>
          </w:tcPr>
          <w:p w14:paraId="413F3465" w14:textId="77777777" w:rsidR="00C008D1" w:rsidRDefault="00C008D1" w:rsidP="000A359F">
            <w:pPr>
              <w:rPr>
                <w:rFonts w:cstheme="minorHAnsi"/>
                <w:sz w:val="40"/>
                <w:szCs w:val="40"/>
                <w:lang w:bidi="fa-IR"/>
              </w:rPr>
            </w:pPr>
          </w:p>
        </w:tc>
        <w:tc>
          <w:tcPr>
            <w:tcW w:w="1336" w:type="dxa"/>
          </w:tcPr>
          <w:p w14:paraId="30C9E33B" w14:textId="77777777" w:rsidR="00C008D1" w:rsidRDefault="00C008D1" w:rsidP="000A359F">
            <w:pPr>
              <w:rPr>
                <w:rFonts w:cstheme="minorHAnsi"/>
                <w:sz w:val="40"/>
                <w:szCs w:val="40"/>
                <w:lang w:bidi="fa-IR"/>
              </w:rPr>
            </w:pPr>
          </w:p>
        </w:tc>
        <w:tc>
          <w:tcPr>
            <w:tcW w:w="1336" w:type="dxa"/>
          </w:tcPr>
          <w:p w14:paraId="4C1F0E6C" w14:textId="77777777" w:rsidR="00C008D1" w:rsidRDefault="00C008D1" w:rsidP="000A359F">
            <w:pPr>
              <w:rPr>
                <w:rFonts w:cstheme="minorHAnsi"/>
                <w:sz w:val="40"/>
                <w:szCs w:val="40"/>
                <w:lang w:bidi="fa-IR"/>
              </w:rPr>
            </w:pPr>
          </w:p>
        </w:tc>
        <w:tc>
          <w:tcPr>
            <w:tcW w:w="1336" w:type="dxa"/>
          </w:tcPr>
          <w:p w14:paraId="5E7923B8" w14:textId="77777777" w:rsidR="00C008D1" w:rsidRDefault="00C008D1" w:rsidP="000A359F">
            <w:pPr>
              <w:rPr>
                <w:rFonts w:cstheme="minorHAnsi"/>
                <w:sz w:val="40"/>
                <w:szCs w:val="40"/>
                <w:lang w:bidi="fa-IR"/>
              </w:rPr>
            </w:pPr>
          </w:p>
        </w:tc>
      </w:tr>
      <w:tr w:rsidR="00C008D1" w14:paraId="48024E6E" w14:textId="77777777" w:rsidTr="00C008D1">
        <w:tc>
          <w:tcPr>
            <w:tcW w:w="4191" w:type="dxa"/>
            <w:vMerge/>
          </w:tcPr>
          <w:p w14:paraId="4B8B7B16" w14:textId="77777777" w:rsidR="00C008D1" w:rsidRDefault="00C008D1" w:rsidP="000A359F">
            <w:pPr>
              <w:rPr>
                <w:rFonts w:cstheme="minorHAnsi"/>
                <w:sz w:val="40"/>
                <w:szCs w:val="40"/>
                <w:lang w:bidi="fa-IR"/>
              </w:rPr>
            </w:pPr>
          </w:p>
        </w:tc>
        <w:tc>
          <w:tcPr>
            <w:tcW w:w="1336" w:type="dxa"/>
          </w:tcPr>
          <w:p w14:paraId="40FDE1CB" w14:textId="77777777" w:rsidR="00C008D1" w:rsidRDefault="00C008D1" w:rsidP="000A359F">
            <w:pPr>
              <w:rPr>
                <w:rFonts w:cstheme="minorHAnsi"/>
                <w:sz w:val="40"/>
                <w:szCs w:val="40"/>
                <w:lang w:bidi="fa-IR"/>
              </w:rPr>
            </w:pPr>
          </w:p>
        </w:tc>
        <w:tc>
          <w:tcPr>
            <w:tcW w:w="1336" w:type="dxa"/>
          </w:tcPr>
          <w:p w14:paraId="66CC0AAD" w14:textId="77777777" w:rsidR="00C008D1" w:rsidRDefault="00C008D1" w:rsidP="000A359F">
            <w:pPr>
              <w:rPr>
                <w:rFonts w:cstheme="minorHAnsi"/>
                <w:sz w:val="40"/>
                <w:szCs w:val="40"/>
                <w:lang w:bidi="fa-IR"/>
              </w:rPr>
            </w:pPr>
          </w:p>
        </w:tc>
        <w:tc>
          <w:tcPr>
            <w:tcW w:w="1336" w:type="dxa"/>
          </w:tcPr>
          <w:p w14:paraId="3CC27833" w14:textId="77777777" w:rsidR="00C008D1" w:rsidRDefault="00C008D1" w:rsidP="000A359F">
            <w:pPr>
              <w:rPr>
                <w:rFonts w:cstheme="minorHAnsi"/>
                <w:sz w:val="40"/>
                <w:szCs w:val="40"/>
                <w:lang w:bidi="fa-IR"/>
              </w:rPr>
            </w:pPr>
          </w:p>
        </w:tc>
        <w:tc>
          <w:tcPr>
            <w:tcW w:w="1336" w:type="dxa"/>
          </w:tcPr>
          <w:p w14:paraId="0B89FED8" w14:textId="77777777" w:rsidR="00C008D1" w:rsidRDefault="00C008D1" w:rsidP="000A359F">
            <w:pPr>
              <w:rPr>
                <w:rFonts w:cstheme="minorHAnsi"/>
                <w:sz w:val="40"/>
                <w:szCs w:val="40"/>
                <w:lang w:bidi="fa-IR"/>
              </w:rPr>
            </w:pPr>
          </w:p>
        </w:tc>
      </w:tr>
      <w:tr w:rsidR="00C008D1" w14:paraId="7CC4434B" w14:textId="77777777" w:rsidTr="00C008D1">
        <w:tc>
          <w:tcPr>
            <w:tcW w:w="4191" w:type="dxa"/>
            <w:vMerge/>
          </w:tcPr>
          <w:p w14:paraId="44883993" w14:textId="77777777" w:rsidR="00C008D1" w:rsidRDefault="00C008D1" w:rsidP="000A359F">
            <w:pPr>
              <w:rPr>
                <w:rFonts w:cstheme="minorHAnsi"/>
                <w:sz w:val="40"/>
                <w:szCs w:val="40"/>
                <w:lang w:bidi="fa-IR"/>
              </w:rPr>
            </w:pPr>
          </w:p>
        </w:tc>
        <w:tc>
          <w:tcPr>
            <w:tcW w:w="1336" w:type="dxa"/>
          </w:tcPr>
          <w:p w14:paraId="3915A168" w14:textId="77777777" w:rsidR="00C008D1" w:rsidRDefault="00C008D1" w:rsidP="000A359F">
            <w:pPr>
              <w:rPr>
                <w:rFonts w:cstheme="minorHAnsi"/>
                <w:sz w:val="40"/>
                <w:szCs w:val="40"/>
                <w:lang w:bidi="fa-IR"/>
              </w:rPr>
            </w:pPr>
          </w:p>
        </w:tc>
        <w:tc>
          <w:tcPr>
            <w:tcW w:w="1336" w:type="dxa"/>
          </w:tcPr>
          <w:p w14:paraId="0DDDE6EE" w14:textId="77777777" w:rsidR="00C008D1" w:rsidRDefault="00C008D1" w:rsidP="000A359F">
            <w:pPr>
              <w:rPr>
                <w:rFonts w:cstheme="minorHAnsi"/>
                <w:sz w:val="40"/>
                <w:szCs w:val="40"/>
                <w:lang w:bidi="fa-IR"/>
              </w:rPr>
            </w:pPr>
          </w:p>
        </w:tc>
        <w:tc>
          <w:tcPr>
            <w:tcW w:w="1336" w:type="dxa"/>
          </w:tcPr>
          <w:p w14:paraId="14F0EB44" w14:textId="77777777" w:rsidR="00C008D1" w:rsidRDefault="00C008D1" w:rsidP="000A359F">
            <w:pPr>
              <w:rPr>
                <w:rFonts w:cstheme="minorHAnsi"/>
                <w:sz w:val="40"/>
                <w:szCs w:val="40"/>
                <w:lang w:bidi="fa-IR"/>
              </w:rPr>
            </w:pPr>
          </w:p>
        </w:tc>
        <w:tc>
          <w:tcPr>
            <w:tcW w:w="1336" w:type="dxa"/>
          </w:tcPr>
          <w:p w14:paraId="797E4905" w14:textId="77777777" w:rsidR="00C008D1" w:rsidRDefault="00C008D1" w:rsidP="000A359F">
            <w:pPr>
              <w:rPr>
                <w:rFonts w:cstheme="minorHAnsi"/>
                <w:sz w:val="40"/>
                <w:szCs w:val="40"/>
                <w:lang w:bidi="fa-IR"/>
              </w:rPr>
            </w:pPr>
          </w:p>
        </w:tc>
      </w:tr>
      <w:tr w:rsidR="00C008D1" w14:paraId="677BCF93" w14:textId="77777777" w:rsidTr="00C008D1">
        <w:tc>
          <w:tcPr>
            <w:tcW w:w="4191" w:type="dxa"/>
            <w:vMerge/>
          </w:tcPr>
          <w:p w14:paraId="6F3527E7" w14:textId="77777777" w:rsidR="00C008D1" w:rsidRDefault="00C008D1" w:rsidP="000A359F">
            <w:pPr>
              <w:rPr>
                <w:rFonts w:cstheme="minorHAnsi"/>
                <w:sz w:val="40"/>
                <w:szCs w:val="40"/>
                <w:lang w:bidi="fa-IR"/>
              </w:rPr>
            </w:pPr>
          </w:p>
        </w:tc>
        <w:tc>
          <w:tcPr>
            <w:tcW w:w="1336" w:type="dxa"/>
          </w:tcPr>
          <w:p w14:paraId="6548BB2F" w14:textId="77777777" w:rsidR="00C008D1" w:rsidRDefault="00C008D1" w:rsidP="000A359F">
            <w:pPr>
              <w:rPr>
                <w:rFonts w:cstheme="minorHAnsi"/>
                <w:sz w:val="40"/>
                <w:szCs w:val="40"/>
                <w:lang w:bidi="fa-IR"/>
              </w:rPr>
            </w:pPr>
          </w:p>
        </w:tc>
        <w:tc>
          <w:tcPr>
            <w:tcW w:w="1336" w:type="dxa"/>
          </w:tcPr>
          <w:p w14:paraId="3241D410" w14:textId="77777777" w:rsidR="00C008D1" w:rsidRDefault="00C008D1" w:rsidP="000A359F">
            <w:pPr>
              <w:rPr>
                <w:rFonts w:cstheme="minorHAnsi"/>
                <w:sz w:val="40"/>
                <w:szCs w:val="40"/>
                <w:lang w:bidi="fa-IR"/>
              </w:rPr>
            </w:pPr>
          </w:p>
        </w:tc>
        <w:tc>
          <w:tcPr>
            <w:tcW w:w="1336" w:type="dxa"/>
          </w:tcPr>
          <w:p w14:paraId="2271496C" w14:textId="77777777" w:rsidR="00C008D1" w:rsidRDefault="00C008D1" w:rsidP="000A359F">
            <w:pPr>
              <w:rPr>
                <w:rFonts w:cstheme="minorHAnsi"/>
                <w:sz w:val="40"/>
                <w:szCs w:val="40"/>
                <w:lang w:bidi="fa-IR"/>
              </w:rPr>
            </w:pPr>
          </w:p>
        </w:tc>
        <w:tc>
          <w:tcPr>
            <w:tcW w:w="1336" w:type="dxa"/>
          </w:tcPr>
          <w:p w14:paraId="6F1A8561" w14:textId="77777777" w:rsidR="00C008D1" w:rsidRDefault="00C008D1" w:rsidP="000A359F">
            <w:pPr>
              <w:rPr>
                <w:rFonts w:cstheme="minorHAnsi"/>
                <w:sz w:val="40"/>
                <w:szCs w:val="40"/>
                <w:lang w:bidi="fa-IR"/>
              </w:rPr>
            </w:pPr>
          </w:p>
        </w:tc>
      </w:tr>
      <w:tr w:rsidR="00C008D1" w14:paraId="6D08AEA6" w14:textId="77777777" w:rsidTr="00C008D1">
        <w:tc>
          <w:tcPr>
            <w:tcW w:w="4191" w:type="dxa"/>
            <w:vMerge/>
          </w:tcPr>
          <w:p w14:paraId="73B72E2F" w14:textId="77777777" w:rsidR="00C008D1" w:rsidRDefault="00C008D1" w:rsidP="000A359F">
            <w:pPr>
              <w:rPr>
                <w:rFonts w:cstheme="minorHAnsi"/>
                <w:sz w:val="40"/>
                <w:szCs w:val="40"/>
                <w:lang w:bidi="fa-IR"/>
              </w:rPr>
            </w:pPr>
          </w:p>
        </w:tc>
        <w:tc>
          <w:tcPr>
            <w:tcW w:w="1336" w:type="dxa"/>
          </w:tcPr>
          <w:p w14:paraId="5573BFDA" w14:textId="77777777" w:rsidR="00C008D1" w:rsidRDefault="00C008D1" w:rsidP="000A359F">
            <w:pPr>
              <w:rPr>
                <w:rFonts w:cstheme="minorHAnsi"/>
                <w:sz w:val="40"/>
                <w:szCs w:val="40"/>
                <w:lang w:bidi="fa-IR"/>
              </w:rPr>
            </w:pPr>
          </w:p>
        </w:tc>
        <w:tc>
          <w:tcPr>
            <w:tcW w:w="1336" w:type="dxa"/>
          </w:tcPr>
          <w:p w14:paraId="5493F4EC" w14:textId="77777777" w:rsidR="00C008D1" w:rsidRDefault="00C008D1" w:rsidP="000A359F">
            <w:pPr>
              <w:rPr>
                <w:rFonts w:cstheme="minorHAnsi"/>
                <w:sz w:val="40"/>
                <w:szCs w:val="40"/>
                <w:lang w:bidi="fa-IR"/>
              </w:rPr>
            </w:pPr>
          </w:p>
        </w:tc>
        <w:tc>
          <w:tcPr>
            <w:tcW w:w="1336" w:type="dxa"/>
          </w:tcPr>
          <w:p w14:paraId="4B27DCB2" w14:textId="77777777" w:rsidR="00C008D1" w:rsidRDefault="00C008D1" w:rsidP="000A359F">
            <w:pPr>
              <w:rPr>
                <w:rFonts w:cstheme="minorHAnsi"/>
                <w:sz w:val="40"/>
                <w:szCs w:val="40"/>
                <w:lang w:bidi="fa-IR"/>
              </w:rPr>
            </w:pPr>
          </w:p>
        </w:tc>
        <w:tc>
          <w:tcPr>
            <w:tcW w:w="1336" w:type="dxa"/>
          </w:tcPr>
          <w:p w14:paraId="534A8622" w14:textId="77777777" w:rsidR="00C008D1" w:rsidRDefault="00C008D1" w:rsidP="000A359F">
            <w:pPr>
              <w:rPr>
                <w:rFonts w:cstheme="minorHAnsi"/>
                <w:sz w:val="40"/>
                <w:szCs w:val="40"/>
                <w:lang w:bidi="fa-IR"/>
              </w:rPr>
            </w:pPr>
          </w:p>
        </w:tc>
      </w:tr>
    </w:tbl>
    <w:p w14:paraId="2162FC3D" w14:textId="7BE115D4" w:rsidR="00BB6C43" w:rsidRDefault="00BB6C43" w:rsidP="000A359F">
      <w:pPr>
        <w:rPr>
          <w:rFonts w:cstheme="minorHAnsi"/>
          <w:sz w:val="40"/>
          <w:szCs w:val="40"/>
          <w:rtl/>
          <w:lang w:bidi="fa-IR"/>
        </w:rPr>
      </w:pPr>
    </w:p>
    <w:p w14:paraId="057AD649" w14:textId="77777777" w:rsidR="00C008D1" w:rsidRDefault="00C008D1" w:rsidP="000A359F">
      <w:pPr>
        <w:rPr>
          <w:rFonts w:cstheme="minorHAnsi"/>
          <w:sz w:val="40"/>
          <w:szCs w:val="40"/>
          <w:rtl/>
          <w:lang w:bidi="fa-IR"/>
        </w:rPr>
      </w:pPr>
    </w:p>
    <w:tbl>
      <w:tblPr>
        <w:tblStyle w:val="TableGrid"/>
        <w:tblpPr w:leftFromText="180" w:rightFromText="180" w:vertAnchor="text" w:horzAnchor="margin" w:tblpY="192"/>
        <w:tblW w:w="0" w:type="auto"/>
        <w:tblLook w:val="04A0" w:firstRow="1" w:lastRow="0" w:firstColumn="1" w:lastColumn="0" w:noHBand="0" w:noVBand="1"/>
      </w:tblPr>
      <w:tblGrid>
        <w:gridCol w:w="1397"/>
        <w:gridCol w:w="1397"/>
        <w:gridCol w:w="1397"/>
      </w:tblGrid>
      <w:tr w:rsidR="00937A90" w14:paraId="1E603571" w14:textId="77777777" w:rsidTr="00937A90">
        <w:trPr>
          <w:trHeight w:val="77"/>
        </w:trPr>
        <w:tc>
          <w:tcPr>
            <w:tcW w:w="1397" w:type="dxa"/>
          </w:tcPr>
          <w:p w14:paraId="4394354A" w14:textId="77777777" w:rsidR="00937A90" w:rsidRDefault="00937A90" w:rsidP="00937A90">
            <w:pPr>
              <w:rPr>
                <w:rFonts w:cstheme="minorHAnsi"/>
                <w:sz w:val="40"/>
                <w:szCs w:val="40"/>
                <w:lang w:bidi="fa-IR"/>
              </w:rPr>
            </w:pPr>
          </w:p>
        </w:tc>
        <w:tc>
          <w:tcPr>
            <w:tcW w:w="1397" w:type="dxa"/>
          </w:tcPr>
          <w:p w14:paraId="27CD30D3" w14:textId="77777777" w:rsidR="00937A90" w:rsidRDefault="00937A90" w:rsidP="00937A90">
            <w:pPr>
              <w:rPr>
                <w:rFonts w:cstheme="minorHAnsi"/>
                <w:sz w:val="40"/>
                <w:szCs w:val="40"/>
                <w:lang w:bidi="fa-IR"/>
              </w:rPr>
            </w:pPr>
          </w:p>
        </w:tc>
        <w:tc>
          <w:tcPr>
            <w:tcW w:w="1397" w:type="dxa"/>
          </w:tcPr>
          <w:p w14:paraId="05D6D96F" w14:textId="77777777" w:rsidR="00937A90" w:rsidRDefault="00937A90" w:rsidP="00937A90">
            <w:pPr>
              <w:rPr>
                <w:rFonts w:cstheme="minorHAnsi"/>
                <w:sz w:val="40"/>
                <w:szCs w:val="40"/>
                <w:lang w:bidi="fa-IR"/>
              </w:rPr>
            </w:pPr>
          </w:p>
        </w:tc>
      </w:tr>
      <w:tr w:rsidR="00937A90" w14:paraId="436A1154" w14:textId="77777777" w:rsidTr="00937A90">
        <w:trPr>
          <w:trHeight w:val="74"/>
        </w:trPr>
        <w:tc>
          <w:tcPr>
            <w:tcW w:w="1397" w:type="dxa"/>
          </w:tcPr>
          <w:p w14:paraId="6BEEF9C7" w14:textId="77777777" w:rsidR="00937A90" w:rsidRDefault="00937A90" w:rsidP="00937A90">
            <w:pPr>
              <w:rPr>
                <w:rFonts w:cstheme="minorHAnsi"/>
                <w:sz w:val="40"/>
                <w:szCs w:val="40"/>
                <w:lang w:bidi="fa-IR"/>
              </w:rPr>
            </w:pPr>
          </w:p>
        </w:tc>
        <w:tc>
          <w:tcPr>
            <w:tcW w:w="1397" w:type="dxa"/>
          </w:tcPr>
          <w:p w14:paraId="49F13D4E" w14:textId="77777777" w:rsidR="00937A90" w:rsidRDefault="00937A90" w:rsidP="00937A90">
            <w:pPr>
              <w:rPr>
                <w:rFonts w:cstheme="minorHAnsi"/>
                <w:sz w:val="40"/>
                <w:szCs w:val="40"/>
                <w:lang w:bidi="fa-IR"/>
              </w:rPr>
            </w:pPr>
          </w:p>
        </w:tc>
        <w:tc>
          <w:tcPr>
            <w:tcW w:w="1397" w:type="dxa"/>
          </w:tcPr>
          <w:p w14:paraId="46C9B679" w14:textId="77777777" w:rsidR="00937A90" w:rsidRDefault="00937A90" w:rsidP="00937A90">
            <w:pPr>
              <w:rPr>
                <w:rFonts w:cstheme="minorHAnsi"/>
                <w:sz w:val="40"/>
                <w:szCs w:val="40"/>
                <w:lang w:bidi="fa-IR"/>
              </w:rPr>
            </w:pPr>
          </w:p>
        </w:tc>
      </w:tr>
      <w:tr w:rsidR="00937A90" w14:paraId="2CD5618D" w14:textId="77777777" w:rsidTr="00937A90">
        <w:trPr>
          <w:trHeight w:val="74"/>
        </w:trPr>
        <w:tc>
          <w:tcPr>
            <w:tcW w:w="1397" w:type="dxa"/>
          </w:tcPr>
          <w:p w14:paraId="5727A765" w14:textId="77777777" w:rsidR="00937A90" w:rsidRDefault="00937A90" w:rsidP="00937A90">
            <w:pPr>
              <w:rPr>
                <w:rFonts w:cstheme="minorHAnsi"/>
                <w:sz w:val="40"/>
                <w:szCs w:val="40"/>
                <w:lang w:bidi="fa-IR"/>
              </w:rPr>
            </w:pPr>
          </w:p>
        </w:tc>
        <w:tc>
          <w:tcPr>
            <w:tcW w:w="1397" w:type="dxa"/>
          </w:tcPr>
          <w:p w14:paraId="274DAC67" w14:textId="77777777" w:rsidR="00937A90" w:rsidRDefault="00937A90" w:rsidP="00937A90">
            <w:pPr>
              <w:rPr>
                <w:rFonts w:cstheme="minorHAnsi"/>
                <w:sz w:val="40"/>
                <w:szCs w:val="40"/>
                <w:lang w:bidi="fa-IR"/>
              </w:rPr>
            </w:pPr>
          </w:p>
        </w:tc>
        <w:tc>
          <w:tcPr>
            <w:tcW w:w="1397" w:type="dxa"/>
          </w:tcPr>
          <w:p w14:paraId="69DBB5AB" w14:textId="77777777" w:rsidR="00937A90" w:rsidRDefault="00937A90" w:rsidP="00937A90">
            <w:pPr>
              <w:rPr>
                <w:rFonts w:cstheme="minorHAnsi"/>
                <w:sz w:val="40"/>
                <w:szCs w:val="40"/>
                <w:lang w:bidi="fa-IR"/>
              </w:rPr>
            </w:pPr>
          </w:p>
        </w:tc>
      </w:tr>
      <w:tr w:rsidR="00937A90" w14:paraId="4473AE91" w14:textId="77777777" w:rsidTr="00937A90">
        <w:trPr>
          <w:trHeight w:val="74"/>
        </w:trPr>
        <w:tc>
          <w:tcPr>
            <w:tcW w:w="1397" w:type="dxa"/>
          </w:tcPr>
          <w:p w14:paraId="110C1E70" w14:textId="77777777" w:rsidR="00937A90" w:rsidRDefault="00937A90" w:rsidP="00937A90">
            <w:pPr>
              <w:rPr>
                <w:rFonts w:cstheme="minorHAnsi"/>
                <w:sz w:val="40"/>
                <w:szCs w:val="40"/>
                <w:lang w:bidi="fa-IR"/>
              </w:rPr>
            </w:pPr>
          </w:p>
        </w:tc>
        <w:tc>
          <w:tcPr>
            <w:tcW w:w="1397" w:type="dxa"/>
          </w:tcPr>
          <w:p w14:paraId="18F87BB7" w14:textId="77777777" w:rsidR="00937A90" w:rsidRDefault="00937A90" w:rsidP="00937A90">
            <w:pPr>
              <w:rPr>
                <w:rFonts w:cstheme="minorHAnsi"/>
                <w:sz w:val="40"/>
                <w:szCs w:val="40"/>
                <w:lang w:bidi="fa-IR"/>
              </w:rPr>
            </w:pPr>
          </w:p>
        </w:tc>
        <w:tc>
          <w:tcPr>
            <w:tcW w:w="1397" w:type="dxa"/>
          </w:tcPr>
          <w:p w14:paraId="0FAEEAD5" w14:textId="77777777" w:rsidR="00937A90" w:rsidRDefault="00937A90" w:rsidP="00937A90">
            <w:pPr>
              <w:rPr>
                <w:rFonts w:cstheme="minorHAnsi"/>
                <w:sz w:val="40"/>
                <w:szCs w:val="40"/>
                <w:lang w:bidi="fa-IR"/>
              </w:rPr>
            </w:pPr>
          </w:p>
        </w:tc>
      </w:tr>
      <w:tr w:rsidR="00937A90" w14:paraId="564CB304" w14:textId="77777777" w:rsidTr="00937A90">
        <w:trPr>
          <w:trHeight w:val="74"/>
        </w:trPr>
        <w:tc>
          <w:tcPr>
            <w:tcW w:w="1397" w:type="dxa"/>
          </w:tcPr>
          <w:p w14:paraId="24FCCB91" w14:textId="77777777" w:rsidR="00937A90" w:rsidRDefault="00937A90" w:rsidP="00937A90">
            <w:pPr>
              <w:rPr>
                <w:rFonts w:cstheme="minorHAnsi"/>
                <w:sz w:val="40"/>
                <w:szCs w:val="40"/>
                <w:lang w:bidi="fa-IR"/>
              </w:rPr>
            </w:pPr>
          </w:p>
        </w:tc>
        <w:tc>
          <w:tcPr>
            <w:tcW w:w="1397" w:type="dxa"/>
          </w:tcPr>
          <w:p w14:paraId="111A39D1" w14:textId="77777777" w:rsidR="00937A90" w:rsidRDefault="00937A90" w:rsidP="00937A90">
            <w:pPr>
              <w:rPr>
                <w:rFonts w:cstheme="minorHAnsi"/>
                <w:sz w:val="40"/>
                <w:szCs w:val="40"/>
                <w:lang w:bidi="fa-IR"/>
              </w:rPr>
            </w:pPr>
          </w:p>
        </w:tc>
        <w:tc>
          <w:tcPr>
            <w:tcW w:w="1397" w:type="dxa"/>
          </w:tcPr>
          <w:p w14:paraId="3628CCFC" w14:textId="77777777" w:rsidR="00937A90" w:rsidRDefault="00937A90" w:rsidP="00937A90">
            <w:pPr>
              <w:rPr>
                <w:rFonts w:cstheme="minorHAnsi"/>
                <w:sz w:val="40"/>
                <w:szCs w:val="40"/>
                <w:lang w:bidi="fa-IR"/>
              </w:rPr>
            </w:pPr>
          </w:p>
        </w:tc>
      </w:tr>
      <w:tr w:rsidR="00937A90" w14:paraId="6606FB28" w14:textId="77777777" w:rsidTr="00937A90">
        <w:trPr>
          <w:trHeight w:val="74"/>
        </w:trPr>
        <w:tc>
          <w:tcPr>
            <w:tcW w:w="1397" w:type="dxa"/>
          </w:tcPr>
          <w:p w14:paraId="577C87A1" w14:textId="77777777" w:rsidR="00937A90" w:rsidRDefault="00937A90" w:rsidP="00937A90">
            <w:pPr>
              <w:rPr>
                <w:rFonts w:cstheme="minorHAnsi"/>
                <w:sz w:val="40"/>
                <w:szCs w:val="40"/>
                <w:lang w:bidi="fa-IR"/>
              </w:rPr>
            </w:pPr>
          </w:p>
        </w:tc>
        <w:tc>
          <w:tcPr>
            <w:tcW w:w="1397" w:type="dxa"/>
          </w:tcPr>
          <w:p w14:paraId="5F6C09E5" w14:textId="77777777" w:rsidR="00937A90" w:rsidRDefault="00937A90" w:rsidP="00937A90">
            <w:pPr>
              <w:rPr>
                <w:rFonts w:cstheme="minorHAnsi"/>
                <w:sz w:val="40"/>
                <w:szCs w:val="40"/>
                <w:lang w:bidi="fa-IR"/>
              </w:rPr>
            </w:pPr>
          </w:p>
        </w:tc>
        <w:tc>
          <w:tcPr>
            <w:tcW w:w="1397" w:type="dxa"/>
          </w:tcPr>
          <w:p w14:paraId="4EC4914C" w14:textId="77777777" w:rsidR="00937A90" w:rsidRDefault="00937A90" w:rsidP="00937A90">
            <w:pPr>
              <w:rPr>
                <w:rFonts w:cstheme="minorHAnsi"/>
                <w:sz w:val="40"/>
                <w:szCs w:val="40"/>
                <w:lang w:bidi="fa-IR"/>
              </w:rPr>
            </w:pPr>
          </w:p>
        </w:tc>
      </w:tr>
    </w:tbl>
    <w:p w14:paraId="430F5371" w14:textId="31E1E7AB" w:rsidR="00C008D1" w:rsidRDefault="00C008D1" w:rsidP="00C008D1">
      <w:pPr>
        <w:rPr>
          <w:rFonts w:cstheme="minorHAnsi"/>
          <w:sz w:val="40"/>
          <w:szCs w:val="40"/>
          <w:lang w:bidi="fa-IR"/>
        </w:rPr>
      </w:pPr>
    </w:p>
    <w:p w14:paraId="4B2732AC" w14:textId="77777777" w:rsidR="00937A90" w:rsidRDefault="00937A90" w:rsidP="00937A90">
      <w:pPr>
        <w:rPr>
          <w:rFonts w:cstheme="minorHAnsi"/>
          <w:sz w:val="40"/>
          <w:szCs w:val="40"/>
          <w:lang w:bidi="fa-IR"/>
        </w:rPr>
      </w:pPr>
    </w:p>
    <w:p w14:paraId="4F29E5B2" w14:textId="77777777" w:rsidR="00937A90" w:rsidRDefault="00937A90">
      <w:r>
        <w:br w:type="page"/>
      </w:r>
    </w:p>
    <w:p w14:paraId="26C8A979" w14:textId="77777777" w:rsidR="00937A90" w:rsidRDefault="00937A90" w:rsidP="00937A90">
      <w:pPr>
        <w:rPr>
          <w:rFonts w:cstheme="minorHAnsi"/>
          <w:sz w:val="40"/>
          <w:szCs w:val="40"/>
          <w:lang w:bidi="fa-IR"/>
        </w:rPr>
      </w:pPr>
    </w:p>
    <w:tbl>
      <w:tblPr>
        <w:tblW w:w="9905"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6"/>
        <w:gridCol w:w="1309"/>
        <w:gridCol w:w="3447"/>
        <w:gridCol w:w="2084"/>
        <w:gridCol w:w="1069"/>
      </w:tblGrid>
      <w:tr w:rsidR="00937A90" w14:paraId="34BA947E" w14:textId="77777777" w:rsidTr="0078726D">
        <w:trPr>
          <w:trHeight w:val="575"/>
        </w:trPr>
        <w:tc>
          <w:tcPr>
            <w:tcW w:w="9905" w:type="dxa"/>
            <w:gridSpan w:val="5"/>
            <w:shd w:val="clear" w:color="auto" w:fill="EB807D"/>
          </w:tcPr>
          <w:p w14:paraId="0F727336" w14:textId="4C3C702C" w:rsidR="00937A90" w:rsidRDefault="0078726D" w:rsidP="0078726D">
            <w:pPr>
              <w:jc w:val="center"/>
              <w:rPr>
                <w:rFonts w:cstheme="minorHAnsi"/>
                <w:sz w:val="40"/>
                <w:szCs w:val="40"/>
                <w:lang w:bidi="fa-IR"/>
              </w:rPr>
            </w:pPr>
            <w:r>
              <w:rPr>
                <w:rFonts w:cstheme="minorHAnsi" w:hint="cs"/>
                <w:sz w:val="40"/>
                <w:szCs w:val="40"/>
                <w:rtl/>
                <w:lang w:bidi="fa-IR"/>
              </w:rPr>
              <w:t>لیست هنرجویان</w:t>
            </w:r>
          </w:p>
        </w:tc>
      </w:tr>
      <w:tr w:rsidR="00937A90" w14:paraId="1346DCA3" w14:textId="180F30BC" w:rsidTr="0078726D">
        <w:trPr>
          <w:trHeight w:val="701"/>
        </w:trPr>
        <w:tc>
          <w:tcPr>
            <w:tcW w:w="1996" w:type="dxa"/>
            <w:vMerge w:val="restart"/>
            <w:shd w:val="clear" w:color="auto" w:fill="00B0F0"/>
          </w:tcPr>
          <w:p w14:paraId="759A92D9" w14:textId="77777777" w:rsidR="00937A90" w:rsidRDefault="00937A90" w:rsidP="0078726D">
            <w:pPr>
              <w:jc w:val="center"/>
              <w:rPr>
                <w:rFonts w:cstheme="minorHAnsi"/>
                <w:sz w:val="40"/>
                <w:szCs w:val="40"/>
                <w:rtl/>
                <w:lang w:bidi="fa-IR"/>
              </w:rPr>
            </w:pPr>
          </w:p>
          <w:p w14:paraId="23AB4DA8" w14:textId="530C7F7C" w:rsidR="0078726D" w:rsidRDefault="0078726D" w:rsidP="0078726D">
            <w:pPr>
              <w:jc w:val="center"/>
              <w:rPr>
                <w:rFonts w:cstheme="minorHAnsi"/>
                <w:sz w:val="40"/>
                <w:szCs w:val="40"/>
                <w:rtl/>
                <w:lang w:bidi="fa-IR"/>
              </w:rPr>
            </w:pPr>
            <w:r>
              <w:rPr>
                <w:rFonts w:cstheme="minorHAnsi" w:hint="cs"/>
                <w:sz w:val="40"/>
                <w:szCs w:val="40"/>
                <w:rtl/>
                <w:lang w:bidi="fa-IR"/>
              </w:rPr>
              <w:t>کد ملی</w:t>
            </w:r>
          </w:p>
          <w:p w14:paraId="3AE23638" w14:textId="333810BC" w:rsidR="0078726D" w:rsidRPr="0078726D" w:rsidRDefault="0078726D" w:rsidP="00C008D1">
            <w:pPr>
              <w:rPr>
                <w:rFonts w:cstheme="minorHAnsi"/>
                <w:sz w:val="36"/>
                <w:szCs w:val="36"/>
                <w:lang w:bidi="fa-IR"/>
              </w:rPr>
            </w:pPr>
          </w:p>
        </w:tc>
        <w:tc>
          <w:tcPr>
            <w:tcW w:w="1309" w:type="dxa"/>
            <w:vMerge w:val="restart"/>
            <w:shd w:val="clear" w:color="auto" w:fill="00B0F0"/>
          </w:tcPr>
          <w:p w14:paraId="3CABE222" w14:textId="77777777" w:rsidR="00937A90" w:rsidRDefault="00937A90" w:rsidP="00C008D1">
            <w:pPr>
              <w:rPr>
                <w:rFonts w:cstheme="minorHAnsi"/>
                <w:sz w:val="40"/>
                <w:szCs w:val="40"/>
                <w:rtl/>
                <w:lang w:bidi="fa-IR"/>
              </w:rPr>
            </w:pPr>
          </w:p>
          <w:p w14:paraId="2EDDB79E" w14:textId="3FF202A3" w:rsidR="00937A90" w:rsidRPr="0078726D" w:rsidRDefault="00937A90" w:rsidP="00937A90">
            <w:pPr>
              <w:jc w:val="center"/>
              <w:rPr>
                <w:rFonts w:cstheme="minorHAnsi"/>
                <w:sz w:val="36"/>
                <w:szCs w:val="36"/>
                <w:lang w:bidi="fa-IR"/>
              </w:rPr>
            </w:pPr>
            <w:r w:rsidRPr="0078726D">
              <w:rPr>
                <w:rFonts w:cstheme="minorHAnsi" w:hint="cs"/>
                <w:sz w:val="36"/>
                <w:szCs w:val="36"/>
                <w:rtl/>
                <w:lang w:bidi="fa-IR"/>
              </w:rPr>
              <w:t>نام پدر</w:t>
            </w:r>
          </w:p>
        </w:tc>
        <w:tc>
          <w:tcPr>
            <w:tcW w:w="5531" w:type="dxa"/>
            <w:gridSpan w:val="2"/>
            <w:shd w:val="clear" w:color="auto" w:fill="00B0F0"/>
          </w:tcPr>
          <w:p w14:paraId="3665B0C0" w14:textId="618D1D95" w:rsidR="00937A90" w:rsidRDefault="0078726D" w:rsidP="0078726D">
            <w:pPr>
              <w:jc w:val="center"/>
              <w:rPr>
                <w:rFonts w:cstheme="minorHAnsi"/>
                <w:sz w:val="40"/>
                <w:szCs w:val="40"/>
                <w:lang w:bidi="fa-IR"/>
              </w:rPr>
            </w:pPr>
            <w:r>
              <w:rPr>
                <w:rFonts w:cstheme="minorHAnsi" w:hint="cs"/>
                <w:sz w:val="40"/>
                <w:szCs w:val="40"/>
                <w:rtl/>
                <w:lang w:bidi="fa-IR"/>
              </w:rPr>
              <w:t>نام و نام خانوادگی</w:t>
            </w:r>
          </w:p>
        </w:tc>
        <w:tc>
          <w:tcPr>
            <w:tcW w:w="1069" w:type="dxa"/>
            <w:vMerge w:val="restart"/>
            <w:shd w:val="clear" w:color="auto" w:fill="00B0F0"/>
          </w:tcPr>
          <w:p w14:paraId="19CD6774" w14:textId="6535047A" w:rsidR="00937A90" w:rsidRDefault="0078726D" w:rsidP="0078726D">
            <w:pPr>
              <w:spacing w:before="840"/>
              <w:rPr>
                <w:rFonts w:cstheme="minorHAnsi"/>
                <w:sz w:val="40"/>
                <w:szCs w:val="40"/>
                <w:rtl/>
                <w:lang w:bidi="fa-IR"/>
              </w:rPr>
            </w:pPr>
            <w:r>
              <w:rPr>
                <w:rFonts w:cstheme="minorHAnsi" w:hint="cs"/>
                <w:sz w:val="40"/>
                <w:szCs w:val="40"/>
                <w:rtl/>
                <w:lang w:bidi="fa-IR"/>
              </w:rPr>
              <w:t>ردیف</w:t>
            </w:r>
          </w:p>
        </w:tc>
      </w:tr>
      <w:tr w:rsidR="00937A90" w14:paraId="448694F0" w14:textId="77777777" w:rsidTr="0078726D">
        <w:trPr>
          <w:trHeight w:val="1376"/>
        </w:trPr>
        <w:tc>
          <w:tcPr>
            <w:tcW w:w="1996" w:type="dxa"/>
            <w:vMerge/>
            <w:shd w:val="clear" w:color="auto" w:fill="00B0F0"/>
          </w:tcPr>
          <w:p w14:paraId="79F6A817" w14:textId="77777777" w:rsidR="00937A90" w:rsidRDefault="00937A90" w:rsidP="00C008D1">
            <w:pPr>
              <w:rPr>
                <w:rFonts w:cstheme="minorHAnsi"/>
                <w:sz w:val="40"/>
                <w:szCs w:val="40"/>
                <w:lang w:bidi="fa-IR"/>
              </w:rPr>
            </w:pPr>
          </w:p>
        </w:tc>
        <w:tc>
          <w:tcPr>
            <w:tcW w:w="1309" w:type="dxa"/>
            <w:vMerge/>
            <w:shd w:val="clear" w:color="auto" w:fill="00B0F0"/>
          </w:tcPr>
          <w:p w14:paraId="069B8174" w14:textId="77777777" w:rsidR="00937A90" w:rsidRDefault="00937A90" w:rsidP="00C008D1">
            <w:pPr>
              <w:rPr>
                <w:rFonts w:cstheme="minorHAnsi"/>
                <w:sz w:val="40"/>
                <w:szCs w:val="40"/>
                <w:lang w:bidi="fa-IR"/>
              </w:rPr>
            </w:pPr>
          </w:p>
        </w:tc>
        <w:tc>
          <w:tcPr>
            <w:tcW w:w="3447" w:type="dxa"/>
            <w:shd w:val="clear" w:color="auto" w:fill="00B0F0"/>
          </w:tcPr>
          <w:p w14:paraId="2F421AF5" w14:textId="32617D56" w:rsidR="0078726D" w:rsidRDefault="0078726D" w:rsidP="0078726D">
            <w:pPr>
              <w:spacing w:before="480"/>
              <w:jc w:val="center"/>
              <w:rPr>
                <w:rFonts w:cstheme="minorHAnsi"/>
                <w:sz w:val="40"/>
                <w:szCs w:val="40"/>
                <w:rtl/>
                <w:lang w:bidi="fa-IR"/>
              </w:rPr>
            </w:pPr>
            <w:r>
              <w:rPr>
                <w:rFonts w:cstheme="minorHAnsi" w:hint="cs"/>
                <w:sz w:val="40"/>
                <w:szCs w:val="40"/>
                <w:rtl/>
                <w:lang w:bidi="fa-IR"/>
              </w:rPr>
              <w:t>نام خانوادگی</w:t>
            </w:r>
          </w:p>
          <w:p w14:paraId="16C205CD" w14:textId="1C234D97" w:rsidR="0078726D" w:rsidRDefault="0078726D" w:rsidP="0078726D">
            <w:pPr>
              <w:rPr>
                <w:rFonts w:cstheme="minorHAnsi"/>
                <w:sz w:val="40"/>
                <w:szCs w:val="40"/>
                <w:lang w:bidi="fa-IR"/>
              </w:rPr>
            </w:pPr>
          </w:p>
        </w:tc>
        <w:tc>
          <w:tcPr>
            <w:tcW w:w="2084" w:type="dxa"/>
            <w:shd w:val="clear" w:color="auto" w:fill="00B0F0"/>
          </w:tcPr>
          <w:p w14:paraId="4ED8386E" w14:textId="1AAF1AC9" w:rsidR="00937A90" w:rsidRDefault="0078726D" w:rsidP="0078726D">
            <w:pPr>
              <w:spacing w:before="360"/>
              <w:jc w:val="center"/>
              <w:rPr>
                <w:rFonts w:cstheme="minorHAnsi"/>
                <w:sz w:val="40"/>
                <w:szCs w:val="40"/>
                <w:lang w:bidi="fa-IR"/>
              </w:rPr>
            </w:pPr>
            <w:r>
              <w:rPr>
                <w:rFonts w:cstheme="minorHAnsi" w:hint="cs"/>
                <w:sz w:val="40"/>
                <w:szCs w:val="40"/>
                <w:rtl/>
                <w:lang w:bidi="fa-IR"/>
              </w:rPr>
              <w:t>نام</w:t>
            </w:r>
          </w:p>
        </w:tc>
        <w:tc>
          <w:tcPr>
            <w:tcW w:w="1069" w:type="dxa"/>
            <w:vMerge/>
            <w:shd w:val="clear" w:color="auto" w:fill="00B0F0"/>
          </w:tcPr>
          <w:p w14:paraId="2C6547F7" w14:textId="62681AC7" w:rsidR="00937A90" w:rsidRDefault="00937A90" w:rsidP="00C008D1">
            <w:pPr>
              <w:rPr>
                <w:rFonts w:cstheme="minorHAnsi"/>
                <w:sz w:val="40"/>
                <w:szCs w:val="40"/>
                <w:lang w:bidi="fa-IR"/>
              </w:rPr>
            </w:pPr>
          </w:p>
        </w:tc>
      </w:tr>
      <w:tr w:rsidR="00937A90" w14:paraId="048336EB" w14:textId="77777777" w:rsidTr="00937A90">
        <w:trPr>
          <w:trHeight w:val="971"/>
        </w:trPr>
        <w:tc>
          <w:tcPr>
            <w:tcW w:w="1996" w:type="dxa"/>
          </w:tcPr>
          <w:p w14:paraId="337D4782" w14:textId="77777777" w:rsidR="00937A90" w:rsidRDefault="00937A90" w:rsidP="00C008D1">
            <w:pPr>
              <w:rPr>
                <w:rFonts w:cstheme="minorHAnsi"/>
                <w:sz w:val="40"/>
                <w:szCs w:val="40"/>
                <w:lang w:bidi="fa-IR"/>
              </w:rPr>
            </w:pPr>
          </w:p>
        </w:tc>
        <w:tc>
          <w:tcPr>
            <w:tcW w:w="1309" w:type="dxa"/>
          </w:tcPr>
          <w:p w14:paraId="682D1BDE" w14:textId="77777777" w:rsidR="00937A90" w:rsidRDefault="00937A90" w:rsidP="00C008D1">
            <w:pPr>
              <w:rPr>
                <w:rFonts w:cstheme="minorHAnsi"/>
                <w:sz w:val="40"/>
                <w:szCs w:val="40"/>
                <w:lang w:bidi="fa-IR"/>
              </w:rPr>
            </w:pPr>
          </w:p>
        </w:tc>
        <w:tc>
          <w:tcPr>
            <w:tcW w:w="3447" w:type="dxa"/>
          </w:tcPr>
          <w:p w14:paraId="25930518" w14:textId="77777777" w:rsidR="00937A90" w:rsidRDefault="00937A90" w:rsidP="00C008D1">
            <w:pPr>
              <w:rPr>
                <w:rFonts w:cstheme="minorHAnsi"/>
                <w:sz w:val="40"/>
                <w:szCs w:val="40"/>
                <w:lang w:bidi="fa-IR"/>
              </w:rPr>
            </w:pPr>
          </w:p>
        </w:tc>
        <w:tc>
          <w:tcPr>
            <w:tcW w:w="2084" w:type="dxa"/>
          </w:tcPr>
          <w:p w14:paraId="14371D59" w14:textId="77777777" w:rsidR="00937A90" w:rsidRDefault="00937A90" w:rsidP="00C008D1">
            <w:pPr>
              <w:rPr>
                <w:rFonts w:cstheme="minorHAnsi"/>
                <w:sz w:val="40"/>
                <w:szCs w:val="40"/>
                <w:lang w:bidi="fa-IR"/>
              </w:rPr>
            </w:pPr>
          </w:p>
        </w:tc>
        <w:tc>
          <w:tcPr>
            <w:tcW w:w="1069" w:type="dxa"/>
          </w:tcPr>
          <w:p w14:paraId="216D9894" w14:textId="01D2680E" w:rsidR="00937A90" w:rsidRDefault="0078726D" w:rsidP="0078726D">
            <w:pPr>
              <w:jc w:val="center"/>
              <w:rPr>
                <w:rFonts w:cstheme="minorHAnsi"/>
                <w:sz w:val="40"/>
                <w:szCs w:val="40"/>
                <w:lang w:bidi="fa-IR"/>
              </w:rPr>
            </w:pPr>
            <w:r>
              <w:rPr>
                <w:rFonts w:cstheme="minorHAnsi" w:hint="cs"/>
                <w:sz w:val="40"/>
                <w:szCs w:val="40"/>
                <w:rtl/>
                <w:lang w:bidi="fa-IR"/>
              </w:rPr>
              <w:t>1</w:t>
            </w:r>
          </w:p>
        </w:tc>
      </w:tr>
      <w:tr w:rsidR="00937A90" w14:paraId="6324858F" w14:textId="77777777" w:rsidTr="00937A90">
        <w:trPr>
          <w:trHeight w:val="829"/>
        </w:trPr>
        <w:tc>
          <w:tcPr>
            <w:tcW w:w="1996" w:type="dxa"/>
          </w:tcPr>
          <w:p w14:paraId="53CAE72B" w14:textId="77777777" w:rsidR="00937A90" w:rsidRDefault="00937A90" w:rsidP="00C008D1">
            <w:pPr>
              <w:rPr>
                <w:rFonts w:cstheme="minorHAnsi"/>
                <w:sz w:val="40"/>
                <w:szCs w:val="40"/>
                <w:lang w:bidi="fa-IR"/>
              </w:rPr>
            </w:pPr>
          </w:p>
        </w:tc>
        <w:tc>
          <w:tcPr>
            <w:tcW w:w="1309" w:type="dxa"/>
          </w:tcPr>
          <w:p w14:paraId="2A13522F" w14:textId="77777777" w:rsidR="00937A90" w:rsidRDefault="00937A90" w:rsidP="00C008D1">
            <w:pPr>
              <w:rPr>
                <w:rFonts w:cstheme="minorHAnsi"/>
                <w:sz w:val="40"/>
                <w:szCs w:val="40"/>
                <w:lang w:bidi="fa-IR"/>
              </w:rPr>
            </w:pPr>
          </w:p>
        </w:tc>
        <w:tc>
          <w:tcPr>
            <w:tcW w:w="3447" w:type="dxa"/>
          </w:tcPr>
          <w:p w14:paraId="4244AEB0" w14:textId="77777777" w:rsidR="00937A90" w:rsidRDefault="00937A90" w:rsidP="00C008D1">
            <w:pPr>
              <w:rPr>
                <w:rFonts w:cstheme="minorHAnsi"/>
                <w:sz w:val="40"/>
                <w:szCs w:val="40"/>
                <w:lang w:bidi="fa-IR"/>
              </w:rPr>
            </w:pPr>
          </w:p>
        </w:tc>
        <w:tc>
          <w:tcPr>
            <w:tcW w:w="2084" w:type="dxa"/>
          </w:tcPr>
          <w:p w14:paraId="5FEE7911" w14:textId="77777777" w:rsidR="00937A90" w:rsidRDefault="00937A90" w:rsidP="00C008D1">
            <w:pPr>
              <w:rPr>
                <w:rFonts w:cstheme="minorHAnsi"/>
                <w:sz w:val="40"/>
                <w:szCs w:val="40"/>
                <w:lang w:bidi="fa-IR"/>
              </w:rPr>
            </w:pPr>
          </w:p>
        </w:tc>
        <w:tc>
          <w:tcPr>
            <w:tcW w:w="1069" w:type="dxa"/>
          </w:tcPr>
          <w:p w14:paraId="5AA766ED" w14:textId="79D1558A" w:rsidR="00937A90" w:rsidRDefault="0078726D" w:rsidP="0078726D">
            <w:pPr>
              <w:jc w:val="center"/>
              <w:rPr>
                <w:rFonts w:cstheme="minorHAnsi"/>
                <w:sz w:val="40"/>
                <w:szCs w:val="40"/>
                <w:lang w:bidi="fa-IR"/>
              </w:rPr>
            </w:pPr>
            <w:r>
              <w:rPr>
                <w:rFonts w:cstheme="minorHAnsi" w:hint="cs"/>
                <w:sz w:val="40"/>
                <w:szCs w:val="40"/>
                <w:rtl/>
                <w:lang w:bidi="fa-IR"/>
              </w:rPr>
              <w:t>2</w:t>
            </w:r>
          </w:p>
        </w:tc>
      </w:tr>
      <w:tr w:rsidR="00937A90" w14:paraId="6A52510E" w14:textId="77777777" w:rsidTr="00937A90">
        <w:trPr>
          <w:trHeight w:val="873"/>
        </w:trPr>
        <w:tc>
          <w:tcPr>
            <w:tcW w:w="1996" w:type="dxa"/>
          </w:tcPr>
          <w:p w14:paraId="210D48BD" w14:textId="77777777" w:rsidR="00937A90" w:rsidRDefault="00937A90" w:rsidP="00C008D1">
            <w:pPr>
              <w:rPr>
                <w:rFonts w:cstheme="minorHAnsi"/>
                <w:sz w:val="40"/>
                <w:szCs w:val="40"/>
                <w:lang w:bidi="fa-IR"/>
              </w:rPr>
            </w:pPr>
          </w:p>
        </w:tc>
        <w:tc>
          <w:tcPr>
            <w:tcW w:w="1309" w:type="dxa"/>
          </w:tcPr>
          <w:p w14:paraId="15AC5002" w14:textId="77777777" w:rsidR="00937A90" w:rsidRDefault="00937A90" w:rsidP="00C008D1">
            <w:pPr>
              <w:rPr>
                <w:rFonts w:cstheme="minorHAnsi"/>
                <w:sz w:val="40"/>
                <w:szCs w:val="40"/>
                <w:lang w:bidi="fa-IR"/>
              </w:rPr>
            </w:pPr>
          </w:p>
        </w:tc>
        <w:tc>
          <w:tcPr>
            <w:tcW w:w="3447" w:type="dxa"/>
          </w:tcPr>
          <w:p w14:paraId="0E860BEF" w14:textId="77777777" w:rsidR="00937A90" w:rsidRDefault="00937A90" w:rsidP="00C008D1">
            <w:pPr>
              <w:rPr>
                <w:rFonts w:cstheme="minorHAnsi"/>
                <w:sz w:val="40"/>
                <w:szCs w:val="40"/>
                <w:lang w:bidi="fa-IR"/>
              </w:rPr>
            </w:pPr>
          </w:p>
        </w:tc>
        <w:tc>
          <w:tcPr>
            <w:tcW w:w="2084" w:type="dxa"/>
          </w:tcPr>
          <w:p w14:paraId="478493EF" w14:textId="77777777" w:rsidR="00937A90" w:rsidRDefault="00937A90" w:rsidP="00C008D1">
            <w:pPr>
              <w:rPr>
                <w:rFonts w:cstheme="minorHAnsi"/>
                <w:sz w:val="40"/>
                <w:szCs w:val="40"/>
                <w:lang w:bidi="fa-IR"/>
              </w:rPr>
            </w:pPr>
          </w:p>
        </w:tc>
        <w:tc>
          <w:tcPr>
            <w:tcW w:w="1069" w:type="dxa"/>
          </w:tcPr>
          <w:p w14:paraId="442C15EF" w14:textId="6ECB8AD6" w:rsidR="00937A90" w:rsidRDefault="0078726D" w:rsidP="0078726D">
            <w:pPr>
              <w:jc w:val="center"/>
              <w:rPr>
                <w:rFonts w:cstheme="minorHAnsi"/>
                <w:sz w:val="40"/>
                <w:szCs w:val="40"/>
                <w:lang w:bidi="fa-IR"/>
              </w:rPr>
            </w:pPr>
            <w:r>
              <w:rPr>
                <w:rFonts w:cstheme="minorHAnsi" w:hint="cs"/>
                <w:sz w:val="40"/>
                <w:szCs w:val="40"/>
                <w:rtl/>
                <w:lang w:bidi="fa-IR"/>
              </w:rPr>
              <w:t>3</w:t>
            </w:r>
          </w:p>
        </w:tc>
      </w:tr>
    </w:tbl>
    <w:p w14:paraId="0C6E06B7" w14:textId="77777777" w:rsidR="00937A90" w:rsidRDefault="00937A90" w:rsidP="00C008D1">
      <w:pPr>
        <w:rPr>
          <w:rFonts w:cstheme="minorHAnsi"/>
          <w:sz w:val="40"/>
          <w:szCs w:val="40"/>
          <w:lang w:bidi="fa-IR"/>
        </w:rPr>
      </w:pPr>
    </w:p>
    <w:p w14:paraId="3B94FCF3" w14:textId="0C50A246" w:rsidR="00937A90" w:rsidRDefault="00937A90" w:rsidP="00C008D1">
      <w:pPr>
        <w:rPr>
          <w:rFonts w:cstheme="minorHAnsi"/>
          <w:sz w:val="40"/>
          <w:szCs w:val="40"/>
          <w:rtl/>
          <w:lang w:bidi="fa-IR"/>
        </w:rPr>
      </w:pPr>
    </w:p>
    <w:p w14:paraId="42F8AF5D" w14:textId="77777777" w:rsidR="0078726D" w:rsidRDefault="0078726D" w:rsidP="00C008D1">
      <w:pPr>
        <w:rPr>
          <w:rFonts w:cstheme="minorHAnsi"/>
          <w:sz w:val="40"/>
          <w:szCs w:val="40"/>
          <w:rtl/>
          <w:lang w:bidi="fa-IR"/>
        </w:rPr>
      </w:pPr>
    </w:p>
    <w:p w14:paraId="2DD6B00A" w14:textId="77777777" w:rsidR="0078726D" w:rsidRDefault="0078726D" w:rsidP="00C008D1">
      <w:pPr>
        <w:rPr>
          <w:rFonts w:cstheme="minorHAnsi"/>
          <w:sz w:val="40"/>
          <w:szCs w:val="40"/>
          <w:rtl/>
          <w:lang w:bidi="fa-IR"/>
        </w:rPr>
      </w:pPr>
    </w:p>
    <w:p w14:paraId="5B6AD6E4" w14:textId="77777777" w:rsidR="0078726D" w:rsidRDefault="0022102B" w:rsidP="00C008D1">
      <w:pPr>
        <w:rPr>
          <w:rFonts w:cstheme="minorHAnsi"/>
          <w:sz w:val="40"/>
          <w:szCs w:val="40"/>
          <w:rtl/>
          <w:lang w:bidi="fa-IR"/>
        </w:rPr>
      </w:pPr>
      <w:commentRangeStart w:id="15"/>
      <w:commentRangeEnd w:id="15"/>
      <w:r>
        <w:rPr>
          <w:rStyle w:val="CommentReference"/>
          <w:rFonts w:cstheme="minorHAnsi"/>
          <w:sz w:val="40"/>
          <w:szCs w:val="40"/>
          <w:rtl/>
          <w:lang w:bidi="fa-IR"/>
        </w:rPr>
        <w:commentReference w:id="15"/>
      </w:r>
    </w:p>
    <w:p w14:paraId="476AE384" w14:textId="77777777" w:rsidR="0078726D" w:rsidRDefault="0078726D" w:rsidP="00C008D1">
      <w:pPr>
        <w:rPr>
          <w:rFonts w:cstheme="minorHAnsi"/>
          <w:sz w:val="40"/>
          <w:szCs w:val="40"/>
          <w:rtl/>
          <w:lang w:bidi="fa-IR"/>
        </w:rPr>
      </w:pPr>
    </w:p>
    <w:p w14:paraId="2815ADEB" w14:textId="3B66F958" w:rsidR="0078726D" w:rsidRDefault="0078726D" w:rsidP="00C008D1">
      <w:pPr>
        <w:rPr>
          <w:rFonts w:cstheme="minorHAnsi"/>
          <w:sz w:val="40"/>
          <w:szCs w:val="40"/>
          <w:rtl/>
          <w:lang w:bidi="fa-IR"/>
        </w:rPr>
      </w:pPr>
    </w:p>
    <w:p w14:paraId="296A7B54" w14:textId="01350FA4" w:rsidR="0078726D" w:rsidRDefault="0078726D" w:rsidP="00C008D1">
      <w:pPr>
        <w:rPr>
          <w:rFonts w:cstheme="minorHAnsi"/>
          <w:sz w:val="40"/>
          <w:szCs w:val="40"/>
          <w:rtl/>
          <w:lang w:bidi="fa-IR"/>
        </w:rPr>
      </w:pPr>
    </w:p>
    <w:p w14:paraId="1C682584" w14:textId="1F561183" w:rsidR="0078726D" w:rsidRDefault="001C555E" w:rsidP="00C008D1">
      <w:pPr>
        <w:rPr>
          <w:rFonts w:cstheme="minorHAnsi"/>
          <w:sz w:val="40"/>
          <w:szCs w:val="40"/>
          <w:rtl/>
          <w:lang w:bidi="fa-IR"/>
        </w:rPr>
      </w:pPr>
      <w:del w:id="16" w:author="Ali Jafari" w:date="2026-10-07T19:02:00Z" w16du:dateUtc="2026-10-07T15:32:00Z">
        <w:r w:rsidRPr="0073536C" w:rsidDel="00C1141D">
          <w:rPr>
            <w:rFonts w:cstheme="minorHAnsi"/>
            <w:noProof/>
            <w:sz w:val="40"/>
            <w:szCs w:val="40"/>
            <w:lang w:bidi="fa-IR"/>
          </w:rPr>
          <w:lastRenderedPageBreak/>
          <mc:AlternateContent>
            <mc:Choice Requires="wps">
              <w:drawing>
                <wp:anchor distT="45720" distB="45720" distL="114300" distR="114300" simplePos="0" relativeHeight="251659264" behindDoc="0" locked="0" layoutInCell="1" allowOverlap="1" wp14:anchorId="3D376204" wp14:editId="1DA39F78">
                  <wp:simplePos x="0" y="0"/>
                  <wp:positionH relativeFrom="margin">
                    <wp:posOffset>2361334</wp:posOffset>
                  </wp:positionH>
                  <wp:positionV relativeFrom="paragraph">
                    <wp:posOffset>95597</wp:posOffset>
                  </wp:positionV>
                  <wp:extent cx="2375535" cy="941705"/>
                  <wp:effectExtent l="0" t="0" r="2476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941705"/>
                          </a:xfrm>
                          <a:prstGeom prst="rect">
                            <a:avLst/>
                          </a:prstGeom>
                          <a:solidFill>
                            <a:srgbClr val="FFFFFF"/>
                          </a:solidFill>
                          <a:ln w="9525">
                            <a:solidFill>
                              <a:srgbClr val="000000"/>
                            </a:solidFill>
                            <a:miter lim="800000"/>
                            <a:headEnd/>
                            <a:tailEnd/>
                          </a:ln>
                        </wps:spPr>
                        <wps:txbx>
                          <w:txbxContent>
                            <w:p w14:paraId="750661FA" w14:textId="4BCC372F" w:rsidR="0073536C" w:rsidRPr="000C5FC4" w:rsidDel="00C1141D" w:rsidRDefault="001C555E">
                              <w:pPr>
                                <w:shd w:val="clear" w:color="auto" w:fill="D99594" w:themeFill="accent2" w:themeFillTint="99"/>
                                <w:rPr>
                                  <w:del w:id="17" w:author="Ali Jafari" w:date="2026-10-07T19:02:00Z" w16du:dateUtc="2026-10-07T15:32:00Z"/>
                                  <w:sz w:val="96"/>
                                  <w:szCs w:val="96"/>
                                  <w:lang w:bidi="fa-IR"/>
                                  <w14:glow w14:rad="50800">
                                    <w14:srgbClr w14:val="000000">
                                      <w14:alpha w14:val="40000"/>
                                    </w14:srgbClr>
                                  </w14:glow>
                                  <w14:shadow w14:blurRad="50800" w14:dist="50800" w14:dir="5400000" w14:sx="1000" w14:sy="1000" w14:kx="0" w14:ky="0" w14:algn="ctr">
                                    <w14:schemeClr w14:val="tx1"/>
                                  </w14:shadow>
                                  <w:rPrChange w:id="18" w:author="Ali Jafari" w:date="2026-10-07T18:51:00Z" w16du:dateUtc="2026-10-07T15:21:00Z">
                                    <w:rPr>
                                      <w:del w:id="19" w:author="Ali Jafari" w:date="2026-10-07T19:02:00Z" w16du:dateUtc="2026-10-07T15:32:00Z"/>
                                      <w:sz w:val="44"/>
                                      <w:szCs w:val="44"/>
                                      <w:lang w:bidi="fa-IR"/>
                                      <w14:glow w14:rad="50800">
                                        <w14:srgbClr w14:val="000000">
                                          <w14:alpha w14:val="40000"/>
                                        </w14:srgbClr>
                                      </w14:glow>
                                      <w14:shadow w14:blurRad="50800" w14:dist="50800" w14:dir="5400000" w14:sx="1000" w14:sy="1000" w14:kx="0" w14:ky="0" w14:algn="ctr">
                                        <w14:schemeClr w14:val="tx1"/>
                                      </w14:shadow>
                                    </w:rPr>
                                  </w:rPrChange>
                                </w:rPr>
                                <w:pPrChange w:id="20" w:author="Ali Jafari" w:date="2026-10-07T19:08:00Z" w16du:dateUtc="2026-10-07T15:38:00Z">
                                  <w:pPr>
                                    <w:jc w:val="center"/>
                                  </w:pPr>
                                </w:pPrChange>
                              </w:pPr>
                              <w:r>
                                <w:rPr>
                                  <w:sz w:val="96"/>
                                  <w:szCs w:val="96"/>
                                  <w:lang w:bidi="fa-IR"/>
                                  <w14:glow w14:rad="50800">
                                    <w14:srgbClr w14:val="000000">
                                      <w14:alpha w14:val="40000"/>
                                    </w14:srgbClr>
                                  </w14:glow>
                                  <w14:shadow w14:blurRad="50800" w14:dist="50800" w14:dir="5400000" w14:sx="1000" w14:sy="1000" w14:kx="0" w14:ky="0" w14:algn="ctr">
                                    <w14:schemeClr w14:val="tx1"/>
                                  </w14:shadow>
                                </w:rPr>
                                <w:t>textbox</w:t>
                              </w:r>
                            </w:p>
                            <w:p w14:paraId="115EEC5F" w14:textId="77777777" w:rsidR="0073536C" w:rsidRDefault="0073536C">
                              <w:pPr>
                                <w:shd w:val="clear" w:color="auto" w:fill="D99594" w:themeFill="accent2" w:themeFillTint="99"/>
                                <w:pPrChange w:id="21" w:author="Ali Jafari" w:date="2026-10-07T19:08:00Z" w16du:dateUtc="2026-10-07T15:38:00Z">
                                  <w:pPr/>
                                </w:pPrChang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376204" id="_x0000_t202" coordsize="21600,21600" o:spt="202" path="m,l,21600r21600,l21600,xe">
                  <v:stroke joinstyle="miter"/>
                  <v:path gradientshapeok="t" o:connecttype="rect"/>
                </v:shapetype>
                <v:shape id="Text Box 2" o:spid="_x0000_s1026" type="#_x0000_t202" style="position:absolute;margin-left:185.95pt;margin-top:7.55pt;width:187.05pt;height:7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">
                  <v:textbox>
                    <w:txbxContent>
                      <w:p w14:paraId="750661FA" w14:textId="4BCC372F" w:rsidR="0073536C" w:rsidRPr="000C5FC4" w:rsidDel="00C1141D" w:rsidRDefault="001C555E">
                        <w:pPr>
                          <w:shd w:val="clear" w:color="auto" w:fill="D99594" w:themeFill="accent2" w:themeFillTint="99"/>
                          <w:rPr>
                            <w:del w:id="22" w:author="Ali Jafari" w:date="2026-10-07T19:02:00Z" w16du:dateUtc="2026-10-07T15:32:00Z"/>
                            <w:sz w:val="96"/>
                            <w:szCs w:val="96"/>
                            <w:lang w:bidi="fa-IR"/>
                            <w14:glow w14:rad="50800">
                              <w14:srgbClr w14:val="000000">
                                <w14:alpha w14:val="40000"/>
                              </w14:srgbClr>
                            </w14:glow>
                            <w14:shadow w14:blurRad="50800" w14:dist="50800" w14:dir="5400000" w14:sx="1000" w14:sy="1000" w14:kx="0" w14:ky="0" w14:algn="ctr">
                              <w14:schemeClr w14:val="tx1"/>
                            </w14:shadow>
                            <w:rPrChange w:id="23" w:author="Ali Jafari" w:date="2026-10-07T18:51:00Z" w16du:dateUtc="2026-10-07T15:21:00Z">
                              <w:rPr>
                                <w:del w:id="24" w:author="Ali Jafari" w:date="2026-10-07T19:02:00Z" w16du:dateUtc="2026-10-07T15:32:00Z"/>
                                <w:sz w:val="44"/>
                                <w:szCs w:val="44"/>
                                <w:lang w:bidi="fa-IR"/>
                                <w14:glow w14:rad="50800">
                                  <w14:srgbClr w14:val="000000">
                                    <w14:alpha w14:val="40000"/>
                                  </w14:srgbClr>
                                </w14:glow>
                                <w14:shadow w14:blurRad="50800" w14:dist="50800" w14:dir="5400000" w14:sx="1000" w14:sy="1000" w14:kx="0" w14:ky="0" w14:algn="ctr">
                                  <w14:schemeClr w14:val="tx1"/>
                                </w14:shadow>
                              </w:rPr>
                            </w:rPrChange>
                          </w:rPr>
                          <w:pPrChange w:id="25" w:author="Ali Jafari" w:date="2026-10-07T19:08:00Z" w16du:dateUtc="2026-10-07T15:38:00Z">
                            <w:pPr>
                              <w:jc w:val="center"/>
                            </w:pPr>
                          </w:pPrChange>
                        </w:pPr>
                        <w:r>
                          <w:rPr>
                            <w:sz w:val="96"/>
                            <w:szCs w:val="96"/>
                            <w:lang w:bidi="fa-IR"/>
                            <w14:glow w14:rad="50800">
                              <w14:srgbClr w14:val="000000">
                                <w14:alpha w14:val="40000"/>
                              </w14:srgbClr>
                            </w14:glow>
                            <w14:shadow w14:blurRad="50800" w14:dist="50800" w14:dir="5400000" w14:sx="1000" w14:sy="1000" w14:kx="0" w14:ky="0" w14:algn="ctr">
                              <w14:schemeClr w14:val="tx1"/>
                            </w14:shadow>
                          </w:rPr>
                          <w:t>textbox</w:t>
                        </w:r>
                      </w:p>
                      <w:p w14:paraId="115EEC5F" w14:textId="77777777" w:rsidR="0073536C" w:rsidRDefault="0073536C">
                        <w:pPr>
                          <w:shd w:val="clear" w:color="auto" w:fill="D99594" w:themeFill="accent2" w:themeFillTint="99"/>
                          <w:pPrChange w:id="26" w:author="Ali Jafari" w:date="2026-10-07T19:08:00Z" w16du:dateUtc="2026-10-07T15:38:00Z">
                            <w:pPr/>
                          </w:pPrChange>
                        </w:pPr>
                      </w:p>
                    </w:txbxContent>
                  </v:textbox>
                  <w10:wrap type="square" anchorx="margin"/>
                </v:shape>
              </w:pict>
            </mc:Fallback>
          </mc:AlternateContent>
        </w:r>
      </w:del>
    </w:p>
    <w:p w14:paraId="1459089A" w14:textId="46A41212" w:rsidR="0078726D" w:rsidDel="00C1141D" w:rsidRDefault="0078726D" w:rsidP="00C008D1">
      <w:pPr>
        <w:rPr>
          <w:del w:id="27" w:author="Ali Jafari" w:date="2026-10-07T19:02:00Z" w16du:dateUtc="2026-10-07T15:32:00Z"/>
          <w:rFonts w:cstheme="minorHAnsi"/>
          <w:sz w:val="40"/>
          <w:szCs w:val="40"/>
          <w:rtl/>
          <w:lang w:bidi="fa-IR"/>
        </w:rPr>
      </w:pPr>
    </w:p>
    <w:p w14:paraId="1CED18B9" w14:textId="17D3E96C" w:rsidR="00CA7BA8" w:rsidDel="00C1141D" w:rsidRDefault="00CA7BA8" w:rsidP="00C008D1">
      <w:pPr>
        <w:rPr>
          <w:del w:id="28" w:author="Ali Jafari" w:date="2026-10-07T19:02:00Z" w16du:dateUtc="2026-10-07T15:32:00Z"/>
          <w:rFonts w:cstheme="minorHAnsi"/>
          <w:noProof/>
          <w:sz w:val="40"/>
          <w:szCs w:val="40"/>
          <w:lang w:bidi="fa-IR"/>
        </w:rPr>
      </w:pPr>
    </w:p>
    <w:p w14:paraId="2245392B" w14:textId="7330EA9D" w:rsidR="00CA7BA8" w:rsidDel="00C1141D" w:rsidRDefault="00CA7BA8" w:rsidP="00C1141D">
      <w:pPr>
        <w:rPr>
          <w:del w:id="29" w:author="Ali Jafari" w:date="2026-10-07T19:02:00Z" w16du:dateUtc="2026-10-07T15:32:00Z"/>
          <w:rFonts w:cstheme="minorHAnsi"/>
          <w:noProof/>
          <w:sz w:val="40"/>
          <w:szCs w:val="40"/>
          <w:lang w:bidi="fa-IR"/>
        </w:rPr>
      </w:pPr>
    </w:p>
    <w:p w14:paraId="5858648C" w14:textId="740596B7" w:rsidR="00CA7BA8" w:rsidDel="00C1141D" w:rsidRDefault="00CA7BA8" w:rsidP="00C008D1">
      <w:pPr>
        <w:rPr>
          <w:del w:id="30" w:author="Ali Jafari" w:date="2026-10-07T19:02:00Z" w16du:dateUtc="2026-10-07T15:32:00Z"/>
          <w:rFonts w:cstheme="minorHAnsi"/>
          <w:noProof/>
          <w:sz w:val="40"/>
          <w:szCs w:val="40"/>
          <w:lang w:bidi="fa-IR"/>
        </w:rPr>
      </w:pPr>
    </w:p>
    <w:p w14:paraId="4987F026" w14:textId="2CF42168" w:rsidR="00CA7BA8" w:rsidDel="00C1141D" w:rsidRDefault="001247FA" w:rsidP="00C008D1">
      <w:pPr>
        <w:rPr>
          <w:del w:id="31" w:author="Ali Jafari" w:date="2026-10-07T19:02:00Z" w16du:dateUtc="2026-10-07T15:32:00Z"/>
          <w:rFonts w:cstheme="minorHAnsi"/>
          <w:noProof/>
          <w:sz w:val="40"/>
          <w:szCs w:val="40"/>
          <w:rtl/>
          <w:lang w:bidi="fa-IR"/>
        </w:rPr>
      </w:pPr>
      <w:del w:id="32" w:author="Ali Jafari" w:date="2026-10-07T12:19:00Z" w16du:dateUtc="2026-10-07T08:49:00Z">
        <w:r w:rsidRPr="00CA7BA8" w:rsidDel="001247FA">
          <w:rPr>
            <w:rFonts w:cstheme="minorHAnsi"/>
            <w:noProof/>
            <w:sz w:val="40"/>
            <w:szCs w:val="40"/>
            <w:lang w:bidi="fa-IR"/>
          </w:rPr>
          <mc:AlternateContent>
            <mc:Choice Requires="wps">
              <w:drawing>
                <wp:anchor distT="45720" distB="45720" distL="114300" distR="114300" simplePos="0" relativeHeight="251661312" behindDoc="0" locked="0" layoutInCell="1" allowOverlap="1" wp14:anchorId="3DB1C5DE" wp14:editId="1D7800EF">
                  <wp:simplePos x="0" y="0"/>
                  <wp:positionH relativeFrom="column">
                    <wp:posOffset>1198245</wp:posOffset>
                  </wp:positionH>
                  <wp:positionV relativeFrom="page">
                    <wp:posOffset>4093845</wp:posOffset>
                  </wp:positionV>
                  <wp:extent cx="2402205" cy="2264410"/>
                  <wp:effectExtent l="114300" t="438150" r="0" b="364490"/>
                  <wp:wrapTopAndBottom/>
                  <wp:docPr id="847415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402205" cy="2264410"/>
                          </a:xfrm>
                          <a:prstGeom prst="rect">
                            <a:avLst/>
                          </a:prstGeom>
                          <a:solidFill>
                            <a:schemeClr val="tx2"/>
                          </a:solidFill>
                          <a:ln w="9525">
                            <a:noFill/>
                            <a:miter lim="800000"/>
                            <a:headEnd/>
                            <a:tailEnd/>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txbx>
                          <w:txbxContent>
                            <w:p w14:paraId="734C518F" w14:textId="79EA2F71" w:rsidR="00CA7BA8" w:rsidRPr="001247FA" w:rsidRDefault="001247FA" w:rsidP="001247FA">
                              <w:pPr>
                                <w:pStyle w:val="Heading1"/>
                                <w:rPr>
                                  <w:b/>
                                  <w:outline/>
                                  <w:color w:val="C0504D" w:themeColor="accent2"/>
                                  <w:sz w:val="96"/>
                                  <w:szCs w:val="96"/>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Change w:id="33" w:author="Ali Jafari" w:date="2026-10-07T12:16:00Z" w16du:dateUtc="2026-10-07T08:46:00Z">
                                    <w:rPr>
                                      <w:color w:val="FFFF00"/>
                                      <w:lang w:bidi="fa-IR"/>
                                      <w14:shadow w14:blurRad="50800" w14:dist="38100" w14:dir="2700000" w14:sx="100000" w14:sy="100000" w14:kx="0" w14:ky="0" w14:algn="tl">
                                        <w14:srgbClr w14:val="000000">
                                          <w14:alpha w14:val="60000"/>
                                        </w14:srgbClr>
                                      </w14:shadow>
                                    </w:rPr>
                                  </w:rPrChange>
                                </w:rPr>
                              </w:pPr>
                              <w:ins w:id="34" w:author="Ali Jafari" w:date="2026-10-07T12:19:00Z" w16du:dateUtc="2026-10-07T08:49:00Z">
                                <w:r>
                                  <w:rPr>
                                    <w:rFonts w:hint="cs"/>
                                    <w:b/>
                                    <w:outline/>
                                    <w:color w:val="C0504D" w:themeColor="accent2"/>
                                    <w:sz w:val="96"/>
                                    <w:szCs w:val="96"/>
                                    <w:rtl/>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دهم ف</w:t>
                                </w:r>
                              </w:ins>
                              <w:ins w:id="35" w:author="Ali Jafari" w:date="2026-10-07T18:49:00Z" w16du:dateUtc="2026-10-07T15:19:00Z">
                                <w:r w:rsidR="000C5FC4">
                                  <w:rPr>
                                    <w:rFonts w:hint="cs"/>
                                    <w:b/>
                                    <w:outline/>
                                    <w:color w:val="C0504D" w:themeColor="accent2"/>
                                    <w:sz w:val="96"/>
                                    <w:szCs w:val="96"/>
                                    <w:rtl/>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نی  </w:t>
                                </w:r>
                              </w:ins>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1C5DE" id="_x0000_s1027" type="#_x0000_t202" style="position:absolute;margin-left:94.35pt;margin-top:322.35pt;width:189.15pt;height:178.3pt;rotation:180;flip:y;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" fillcolor="#1f497d [3215]" stroked="f">
                  <v:shadow on="t" type="perspective" color="black" opacity="11796f" offset="-6.55631mm,-1.39358mm" matrix="72090f,,,72090f"/>
                  <o:extrusion v:ext="view" rotationangle=",35" viewpoint="0,0" viewpointorigin="0,0" skewangle="45" skewamt="0" type="perspective"/>
                  <v:textbox>
                    <w:txbxContent>
                      <w:p w14:paraId="734C518F" w14:textId="79EA2F71" w:rsidR="00CA7BA8" w:rsidRPr="001247FA" w:rsidRDefault="001247FA" w:rsidP="001247FA">
                        <w:pPr>
                          <w:pStyle w:val="Heading1"/>
                          <w:rPr>
                            <w:b/>
                            <w:outline/>
                            <w:color w:val="C0504D" w:themeColor="accent2"/>
                            <w:sz w:val="96"/>
                            <w:szCs w:val="96"/>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Change w:id="36" w:author="Ali Jafari" w:date="2026-10-07T12:16:00Z" w16du:dateUtc="2026-10-07T08:46:00Z">
                              <w:rPr>
                                <w:color w:val="FFFF00"/>
                                <w:lang w:bidi="fa-IR"/>
                                <w14:shadow w14:blurRad="50800" w14:dist="38100" w14:dir="2700000" w14:sx="100000" w14:sy="100000" w14:kx="0" w14:ky="0" w14:algn="tl">
                                  <w14:srgbClr w14:val="000000">
                                    <w14:alpha w14:val="60000"/>
                                  </w14:srgbClr>
                                </w14:shadow>
                              </w:rPr>
                            </w:rPrChange>
                          </w:rPr>
                        </w:pPr>
                        <w:ins w:id="37" w:author="Ali Jafari" w:date="2026-10-07T12:19:00Z" w16du:dateUtc="2026-10-07T08:49:00Z">
                          <w:r>
                            <w:rPr>
                              <w:rFonts w:hint="cs"/>
                              <w:b/>
                              <w:outline/>
                              <w:color w:val="C0504D" w:themeColor="accent2"/>
                              <w:sz w:val="96"/>
                              <w:szCs w:val="96"/>
                              <w:rtl/>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دهم ف</w:t>
                          </w:r>
                        </w:ins>
                        <w:ins w:id="38" w:author="Ali Jafari" w:date="2026-10-07T18:49:00Z" w16du:dateUtc="2026-10-07T15:19:00Z">
                          <w:r w:rsidR="000C5FC4">
                            <w:rPr>
                              <w:rFonts w:hint="cs"/>
                              <w:b/>
                              <w:outline/>
                              <w:color w:val="C0504D" w:themeColor="accent2"/>
                              <w:sz w:val="96"/>
                              <w:szCs w:val="96"/>
                              <w:rtl/>
                              <w:lang w:bidi="fa-I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نی  </w:t>
                          </w:r>
                        </w:ins>
                      </w:p>
                    </w:txbxContent>
                  </v:textbox>
                  <w10:wrap type="topAndBottom" anchory="page"/>
                </v:shape>
              </w:pict>
            </mc:Fallback>
          </mc:AlternateContent>
        </w:r>
      </w:del>
    </w:p>
    <w:p w14:paraId="53CC3F4D" w14:textId="5393BF9D" w:rsidR="00CA7BA8" w:rsidDel="001247FA" w:rsidRDefault="000C5FC4" w:rsidP="00C1141D">
      <w:pPr>
        <w:rPr>
          <w:del w:id="39" w:author="Ali Jafari" w:date="2026-10-07T12:16:00Z" w16du:dateUtc="2026-10-07T08:46:00Z"/>
          <w:rFonts w:cstheme="minorHAnsi"/>
          <w:noProof/>
          <w:sz w:val="40"/>
          <w:szCs w:val="40"/>
          <w:rtl/>
          <w:lang w:bidi="fa-IR"/>
        </w:rPr>
      </w:pPr>
      <w:ins w:id="40" w:author="Ali Jafari" w:date="2026-10-07T18:52:00Z" w16du:dateUtc="2026-10-07T15:22:00Z">
        <w:r w:rsidRPr="000C5FC4">
          <w:rPr>
            <w:rFonts w:cstheme="minorHAnsi"/>
            <w:noProof/>
            <w:sz w:val="40"/>
            <w:szCs w:val="40"/>
            <w:lang w:bidi="fa-IR"/>
          </w:rPr>
          <mc:AlternateContent>
            <mc:Choice Requires="wps">
              <w:drawing>
                <wp:anchor distT="182880" distB="182880" distL="114300" distR="114300" simplePos="0" relativeHeight="251663360" behindDoc="0" locked="0" layoutInCell="1" allowOverlap="1" wp14:anchorId="68E76B60" wp14:editId="6E3E5CDA">
                  <wp:simplePos x="0" y="0"/>
                  <wp:positionH relativeFrom="margin">
                    <wp:posOffset>2185439</wp:posOffset>
                  </wp:positionH>
                  <wp:positionV relativeFrom="margin">
                    <wp:posOffset>7418705</wp:posOffset>
                  </wp:positionV>
                  <wp:extent cx="2164715" cy="960755"/>
                  <wp:effectExtent l="342900" t="76200" r="254635" b="429895"/>
                  <wp:wrapTopAndBottom/>
                  <wp:docPr id="3" name="Rectangle 8" descr="Color-block pull quote" hidden="1"/>
                  <wp:cNvGraphicFramePr/>
                  <a:graphic xmlns:a="http://schemas.openxmlformats.org/drawingml/2006/main">
                    <a:graphicData uri="http://schemas.microsoft.com/office/word/2010/wordprocessingShape">
                      <wps:wsp>
                        <wps:cNvSpPr/>
                        <wps:spPr>
                          <a:xfrm>
                            <a:off x="0" y="0"/>
                            <a:ext cx="2164715" cy="960755"/>
                          </a:xfrm>
                          <a:prstGeom prst="rect">
                            <a:avLst/>
                          </a:prstGeom>
                          <a:solidFill>
                            <a:schemeClr val="accent5">
                              <a:lumMod val="40000"/>
                              <a:lumOff val="60000"/>
                            </a:schemeClr>
                          </a:solidFill>
                          <a:ln w="34925">
                            <a:solidFill>
                              <a:srgbClr val="FFFFFF"/>
                            </a:solidFill>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wps:spPr>
                        <wps:style>
                          <a:lnRef idx="2">
                            <a:schemeClr val="accent1">
                              <a:shade val="50000"/>
                            </a:schemeClr>
                          </a:lnRef>
                          <a:fillRef idx="1">
                            <a:schemeClr val="accent1"/>
                          </a:fillRef>
                          <a:effectRef idx="0">
                            <a:schemeClr val="accent1"/>
                          </a:effectRef>
                          <a:fontRef idx="minor">
                            <a:schemeClr val="lt1"/>
                          </a:fontRef>
                        </wps:style>
                        <wps:txbx>
                          <w:txbxContent>
                            <w:p w14:paraId="64F2683E" w14:textId="49E13D04" w:rsidR="000C5FC4" w:rsidRPr="00C83359" w:rsidRDefault="00C83359" w:rsidP="000C5FC4">
                              <w:pPr>
                                <w:rPr>
                                  <w:color w:val="FFFFFF" w:themeColor="background1"/>
                                  <w:sz w:val="72"/>
                                  <w:szCs w:val="72"/>
                                  <w:rPrChange w:id="41" w:author="Ali Jafari" w:date="2026-10-07T18:53:00Z" w16du:dateUtc="2026-10-07T15:23:00Z">
                                    <w:rPr>
                                      <w:color w:val="FFFFFF" w:themeColor="background1"/>
                                    </w:rPr>
                                  </w:rPrChange>
                                </w:rPr>
                              </w:pPr>
                              <w:ins w:id="42" w:author="Ali Jafari" w:date="2026-10-07T18:52:00Z" w16du:dateUtc="2026-10-07T15:22:00Z">
                                <w:r w:rsidRPr="00C83359">
                                  <w:rPr>
                                    <w:color w:val="FFFFFF" w:themeColor="background1"/>
                                    <w:sz w:val="72"/>
                                    <w:szCs w:val="72"/>
                                    <w:rPrChange w:id="43" w:author="Ali Jafari" w:date="2026-10-07T18:53:00Z" w16du:dateUtc="2026-10-07T15:23:00Z">
                                      <w:rPr>
                                        <w:color w:val="FFFFFF" w:themeColor="background1"/>
                                      </w:rPr>
                                    </w:rPrChange>
                                  </w:rPr>
                                  <w:t>t</w:t>
                                </w:r>
                              </w:ins>
                              <w:ins w:id="44" w:author="Ali Jafari" w:date="2026-10-07T18:53:00Z" w16du:dateUtc="2026-10-07T15:23:00Z">
                                <w:r w:rsidRPr="00C83359">
                                  <w:rPr>
                                    <w:color w:val="FFFFFF" w:themeColor="background1"/>
                                    <w:sz w:val="72"/>
                                    <w:szCs w:val="72"/>
                                    <w:rPrChange w:id="45" w:author="Ali Jafari" w:date="2026-10-07T18:53:00Z" w16du:dateUtc="2026-10-07T15:23:00Z">
                                      <w:rPr>
                                        <w:color w:val="FFFFFF" w:themeColor="background1"/>
                                      </w:rPr>
                                    </w:rPrChange>
                                  </w:rPr>
                                  <w:t>extbox</w:t>
                                </w:r>
                              </w:ins>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76B60" id="Rectangle 8" o:spid="_x0000_s1028" alt="Color-block pull quote" style="position:absolute;margin-left:172.1pt;margin-top:584.15pt;width:170.45pt;height:75.65pt;z-index:251663360;visibility:hidden;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" fillcolor="#b6dde8 [1304]" strokecolor="white" strokeweight="2.75pt">
                  <v:shadow on="t" color="black" opacity="28180f" offset="0,0"/>
                  <o:extrusion v:ext="view" rotationangle="2745959fd,-2765621fd" viewpoint="0,0" viewpointorigin="0,0" skewangle="45" skewamt="0" type="perspective"/>
                  <v:textbox inset="28.8pt,7.2pt,28.8pt,7.2pt">
                    <w:txbxContent>
                      <w:p w14:paraId="64F2683E" w14:textId="49E13D04" w:rsidR="000C5FC4" w:rsidRPr="00C83359" w:rsidRDefault="00C83359" w:rsidP="000C5FC4">
                        <w:pPr>
                          <w:rPr>
                            <w:color w:val="FFFFFF" w:themeColor="background1"/>
                            <w:sz w:val="72"/>
                            <w:szCs w:val="72"/>
                            <w:rPrChange w:id="46" w:author="Ali Jafari" w:date="2026-10-07T18:53:00Z" w16du:dateUtc="2026-10-07T15:23:00Z">
                              <w:rPr>
                                <w:color w:val="FFFFFF" w:themeColor="background1"/>
                              </w:rPr>
                            </w:rPrChange>
                          </w:rPr>
                        </w:pPr>
                        <w:ins w:id="47" w:author="Ali Jafari" w:date="2026-10-07T18:52:00Z" w16du:dateUtc="2026-10-07T15:22:00Z">
                          <w:r w:rsidRPr="00C83359">
                            <w:rPr>
                              <w:color w:val="FFFFFF" w:themeColor="background1"/>
                              <w:sz w:val="72"/>
                              <w:szCs w:val="72"/>
                              <w:rPrChange w:id="48" w:author="Ali Jafari" w:date="2026-10-07T18:53:00Z" w16du:dateUtc="2026-10-07T15:23:00Z">
                                <w:rPr>
                                  <w:color w:val="FFFFFF" w:themeColor="background1"/>
                                </w:rPr>
                              </w:rPrChange>
                            </w:rPr>
                            <w:t>t</w:t>
                          </w:r>
                        </w:ins>
                        <w:ins w:id="49" w:author="Ali Jafari" w:date="2026-10-07T18:53:00Z" w16du:dateUtc="2026-10-07T15:23:00Z">
                          <w:r w:rsidRPr="00C83359">
                            <w:rPr>
                              <w:color w:val="FFFFFF" w:themeColor="background1"/>
                              <w:sz w:val="72"/>
                              <w:szCs w:val="72"/>
                              <w:rPrChange w:id="50" w:author="Ali Jafari" w:date="2026-10-07T18:53:00Z" w16du:dateUtc="2026-10-07T15:23:00Z">
                                <w:rPr>
                                  <w:color w:val="FFFFFF" w:themeColor="background1"/>
                                </w:rPr>
                              </w:rPrChange>
                            </w:rPr>
                            <w:t>extbox</w:t>
                          </w:r>
                        </w:ins>
                      </w:p>
                    </w:txbxContent>
                  </v:textbox>
                  <w10:wrap type="topAndBottom" anchorx="margin" anchory="margin"/>
                </v:rect>
              </w:pict>
            </mc:Fallback>
          </mc:AlternateContent>
        </w:r>
      </w:ins>
      <w:del w:id="51" w:author="Ali Jafari" w:date="2026-10-07T19:02:00Z" w16du:dateUtc="2026-10-07T15:32:00Z">
        <w:r w:rsidR="00CA7BA8" w:rsidDel="00C1141D">
          <w:rPr>
            <w:rFonts w:cstheme="minorHAnsi"/>
            <w:noProof/>
            <w:sz w:val="40"/>
            <w:szCs w:val="40"/>
            <w:rtl/>
            <w:lang w:bidi="fa-IR"/>
          </w:rPr>
          <w:br w:type="page"/>
        </w:r>
      </w:del>
    </w:p>
    <w:p w14:paraId="69848AD6" w14:textId="238470CA" w:rsidR="00CA7BA8" w:rsidRDefault="00CA7BA8" w:rsidP="001247FA">
      <w:pPr>
        <w:rPr>
          <w:rFonts w:cstheme="minorHAnsi"/>
          <w:noProof/>
          <w:sz w:val="40"/>
          <w:szCs w:val="40"/>
          <w:lang w:bidi="fa-IR"/>
        </w:rPr>
      </w:pPr>
    </w:p>
    <w:p w14:paraId="417971C6" w14:textId="3ADCF4D5" w:rsidR="001247FA" w:rsidRDefault="001247FA" w:rsidP="001247FA">
      <w:pPr>
        <w:rPr>
          <w:rFonts w:cstheme="minorHAnsi"/>
          <w:noProof/>
          <w:sz w:val="40"/>
          <w:szCs w:val="40"/>
          <w:lang w:bidi="fa-IR"/>
        </w:rPr>
      </w:pPr>
    </w:p>
    <w:p w14:paraId="48AF3E6D" w14:textId="2805D04F" w:rsidR="001247FA" w:rsidRDefault="001247FA" w:rsidP="001247FA">
      <w:pPr>
        <w:rPr>
          <w:rFonts w:cstheme="minorHAnsi"/>
          <w:noProof/>
          <w:sz w:val="40"/>
          <w:szCs w:val="40"/>
          <w:lang w:bidi="fa-IR"/>
        </w:rPr>
      </w:pPr>
      <w:commentRangeStart w:id="52"/>
      <w:commentRangeEnd w:id="52"/>
      <w:r>
        <w:rPr>
          <w:rStyle w:val="CommentReference"/>
          <w:rFonts w:cstheme="minorHAnsi"/>
          <w:noProof/>
          <w:sz w:val="40"/>
          <w:szCs w:val="40"/>
          <w:lang w:bidi="fa-IR"/>
        </w:rPr>
        <w:commentReference w:id="52"/>
      </w:r>
    </w:p>
    <w:p w14:paraId="7B913811" w14:textId="77777777" w:rsidR="001247FA" w:rsidRDefault="001247FA" w:rsidP="001247FA">
      <w:pPr>
        <w:rPr>
          <w:rFonts w:cstheme="minorHAnsi"/>
          <w:noProof/>
          <w:sz w:val="40"/>
          <w:szCs w:val="40"/>
          <w:lang w:bidi="fa-IR"/>
        </w:rPr>
      </w:pPr>
      <w:commentRangeStart w:id="53"/>
      <w:commentRangeStart w:id="54"/>
      <w:commentRangeStart w:id="55"/>
      <w:commentRangeStart w:id="56"/>
      <w:commentRangeEnd w:id="55"/>
      <w:r>
        <w:rPr>
          <w:rStyle w:val="CommentReference"/>
          <w:rFonts w:cstheme="minorHAnsi"/>
          <w:noProof/>
          <w:sz w:val="40"/>
          <w:szCs w:val="40"/>
          <w:lang w:bidi="fa-IR"/>
        </w:rPr>
        <w:commentReference w:id="55"/>
      </w:r>
      <w:commentRangeEnd w:id="56"/>
      <w:r>
        <w:rPr>
          <w:rStyle w:val="CommentReference"/>
          <w:rFonts w:cstheme="minorHAnsi"/>
          <w:noProof/>
          <w:sz w:val="40"/>
          <w:szCs w:val="40"/>
          <w:lang w:bidi="fa-IR"/>
        </w:rPr>
        <w:commentReference w:id="56"/>
      </w:r>
      <w:commentRangeEnd w:id="53"/>
      <w:r>
        <w:rPr>
          <w:rStyle w:val="CommentReference"/>
          <w:rFonts w:cstheme="minorHAnsi"/>
          <w:noProof/>
          <w:sz w:val="40"/>
          <w:szCs w:val="40"/>
          <w:lang w:bidi="fa-IR"/>
        </w:rPr>
        <w:commentReference w:id="53"/>
      </w:r>
      <w:commentRangeEnd w:id="54"/>
      <w:r>
        <w:rPr>
          <w:rStyle w:val="CommentReference"/>
          <w:rFonts w:cstheme="minorHAnsi"/>
          <w:noProof/>
          <w:sz w:val="40"/>
          <w:szCs w:val="40"/>
          <w:lang w:bidi="fa-IR"/>
        </w:rPr>
        <w:commentReference w:id="54"/>
      </w:r>
    </w:p>
    <w:p w14:paraId="5789B078" w14:textId="28771E47" w:rsidR="00CA7BA8" w:rsidRDefault="00CA7BA8" w:rsidP="00C008D1">
      <w:pPr>
        <w:rPr>
          <w:rFonts w:cstheme="minorHAnsi"/>
          <w:noProof/>
          <w:sz w:val="40"/>
          <w:szCs w:val="40"/>
          <w:lang w:bidi="fa-IR"/>
        </w:rPr>
      </w:pPr>
    </w:p>
    <w:p w14:paraId="74334B5E" w14:textId="7FE261D8" w:rsidR="0078726D" w:rsidRPr="0073536C" w:rsidRDefault="00F80995" w:rsidP="00C008D1">
      <w:pPr>
        <w:rPr>
          <w:rFonts w:cstheme="minorHAnsi"/>
          <w:color w:val="548DD4" w:themeColor="text2" w:themeTint="99"/>
          <w:sz w:val="40"/>
          <w:szCs w:val="40"/>
          <w:lang w:bidi="fa-IR"/>
        </w:rPr>
      </w:pPr>
      <w:r>
        <w:rPr>
          <w:rFonts w:cstheme="minorHAnsi"/>
          <w:noProof/>
          <w:sz w:val="40"/>
          <w:szCs w:val="40"/>
          <w:lang w:bidi="fa-IR"/>
        </w:rPr>
        <w:drawing>
          <wp:inline distT="0" distB="0" distL="0" distR="0" wp14:anchorId="30ED2CF6" wp14:editId="24A71210">
            <wp:extent cx="5943600" cy="3080385"/>
            <wp:effectExtent l="19050" t="0" r="19050" b="901065"/>
            <wp:docPr id="71932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5203" name="Picture 719325203"/>
                    <pic:cNvPicPr/>
                  </pic:nvPicPr>
                  <pic:blipFill>
                    <a:blip r:embed="rId17">
                      <a:alphaModFix amt="20000"/>
                      <a:extLst>
                        <a:ext uri="{BEBA8EAE-BF5A-486C-A8C5-ECC9F3942E4B}">
                          <a14:imgProps xmlns:a14="http://schemas.microsoft.com/office/drawing/2010/main">
                            <a14:imgLayer r:embed="rId18">
                              <a14:imgEffect>
                                <a14:artisticGlowEdges/>
                              </a14:imgEffect>
                              <a14:imgEffect>
                                <a14:brightnessContrast bright="20000" contrast="40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5943600" cy="3080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ectPr w:rsidR="0078726D" w:rsidRPr="0073536C" w:rsidSect="000A359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li Jafari" w:date="2026-10-07T18:49:00Z" w:initials="AJ">
    <w:p w14:paraId="056944A7" w14:textId="30AC663D" w:rsidR="0022102B" w:rsidRDefault="0022102B">
      <w:pPr>
        <w:pStyle w:val="CommentText"/>
        <w:rPr>
          <w:rtl/>
          <w:lang w:bidi="fa-IR"/>
        </w:rPr>
      </w:pPr>
      <w:r>
        <w:rPr>
          <w:rStyle w:val="CommentReference"/>
        </w:rPr>
        <w:annotationRef/>
      </w:r>
      <w:r w:rsidR="000C5FC4">
        <w:rPr>
          <w:rFonts w:hint="cs"/>
          <w:rtl/>
          <w:lang w:bidi="fa-IR"/>
        </w:rPr>
        <w:t>کامنت</w:t>
      </w:r>
    </w:p>
  </w:comment>
  <w:comment w:id="52" w:author="Ali Jafari" w:date="2026-10-07T12:13:00Z" w:initials="AJ">
    <w:p w14:paraId="586B5C95" w14:textId="262A5505" w:rsidR="001247FA" w:rsidRDefault="001247FA">
      <w:pPr>
        <w:pStyle w:val="CommentText"/>
      </w:pPr>
      <w:r>
        <w:rPr>
          <w:rStyle w:val="CommentReference"/>
        </w:rPr>
        <w:annotationRef/>
      </w:r>
      <w:r>
        <w:rPr>
          <w:rFonts w:hint="cs"/>
          <w:rtl/>
        </w:rPr>
        <w:t>این کامنت است</w:t>
      </w:r>
    </w:p>
  </w:comment>
  <w:comment w:id="55" w:author="Ali Jafari" w:date="2026-10-07T12:10:00Z" w:initials="AJ">
    <w:p w14:paraId="0D20DE16" w14:textId="467C578E" w:rsidR="001247FA" w:rsidRDefault="001247FA">
      <w:pPr>
        <w:pStyle w:val="CommentText"/>
        <w:rPr>
          <w:rtl/>
          <w:lang w:bidi="fa-IR"/>
        </w:rPr>
      </w:pPr>
      <w:r>
        <w:rPr>
          <w:rStyle w:val="CommentReference"/>
        </w:rPr>
        <w:annotationRef/>
      </w:r>
      <w:r>
        <w:rPr>
          <w:rFonts w:hint="cs"/>
          <w:rtl/>
          <w:lang w:bidi="fa-IR"/>
        </w:rPr>
        <w:t>این کامنت است</w:t>
      </w:r>
    </w:p>
  </w:comment>
  <w:comment w:id="56" w:author="Ali Jafari" w:date="2026-10-07T12:13:00Z" w:initials="AJ">
    <w:p w14:paraId="67CA85B2" w14:textId="5F77E8E3" w:rsidR="001247FA" w:rsidRDefault="001247FA">
      <w:pPr>
        <w:pStyle w:val="CommentText"/>
      </w:pPr>
      <w:r>
        <w:rPr>
          <w:rStyle w:val="CommentReference"/>
        </w:rPr>
        <w:annotationRef/>
      </w:r>
    </w:p>
  </w:comment>
  <w:comment w:id="53" w:author="Ali Jafari" w:date="2026-10-07T12:11:00Z" w:initials="AJ">
    <w:p w14:paraId="2E5733E8" w14:textId="514AD8DB" w:rsidR="001247FA" w:rsidRDefault="001247FA">
      <w:pPr>
        <w:pStyle w:val="CommentText"/>
      </w:pPr>
      <w:r>
        <w:rPr>
          <w:rStyle w:val="CommentReference"/>
        </w:rPr>
        <w:annotationRef/>
      </w:r>
      <w:r>
        <w:rPr>
          <w:rFonts w:hint="cs"/>
          <w:rtl/>
        </w:rPr>
        <w:t>این کامنت است</w:t>
      </w:r>
    </w:p>
  </w:comment>
  <w:comment w:id="54" w:author="Ali Jafari" w:date="2026-10-07T12:11:00Z" w:initials="AJ">
    <w:p w14:paraId="3F6E2798" w14:textId="7FF1CA7B" w:rsidR="001247FA" w:rsidRDefault="001247F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944A7" w15:done="1"/>
  <w15:commentEx w15:paraId="586B5C95" w15:done="1"/>
  <w15:commentEx w15:paraId="0D20DE16" w15:done="1"/>
  <w15:commentEx w15:paraId="67CA85B2" w15:paraIdParent="0D20DE16" w15:done="1"/>
  <w15:commentEx w15:paraId="2E5733E8" w15:done="0"/>
  <w15:commentEx w15:paraId="3F6E2798" w15:paraIdParent="2E5733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A318E" w16cex:dateUtc="2026-10-07T15:19:00Z"/>
  <w16cex:commentExtensible w16cex:durableId="511C70B5" w16cex:dateUtc="2026-10-07T08:43:00Z"/>
  <w16cex:commentExtensible w16cex:durableId="26FBEC26" w16cex:dateUtc="2026-10-07T08:40:00Z"/>
  <w16cex:commentExtensible w16cex:durableId="2248A5AB" w16cex:dateUtc="2026-10-07T08:43:00Z"/>
  <w16cex:commentExtensible w16cex:durableId="2518C2FE" w16cex:dateUtc="2026-10-07T08:41:00Z"/>
  <w16cex:commentExtensible w16cex:durableId="26A833AD" w16cex:dateUtc="2026-10-07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944A7" w16cid:durableId="29AA318E"/>
  <w16cid:commentId w16cid:paraId="586B5C95" w16cid:durableId="511C70B5"/>
  <w16cid:commentId w16cid:paraId="0D20DE16" w16cid:durableId="26FBEC26"/>
  <w16cid:commentId w16cid:paraId="67CA85B2" w16cid:durableId="2248A5AB"/>
  <w16cid:commentId w16cid:paraId="2E5733E8" w16cid:durableId="2518C2FE"/>
  <w16cid:commentId w16cid:paraId="3F6E2798" w16cid:durableId="26A833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DE0D" w14:textId="77777777" w:rsidR="00F1644A" w:rsidRDefault="00F1644A" w:rsidP="000A359F">
      <w:pPr>
        <w:spacing w:after="0" w:line="240" w:lineRule="auto"/>
      </w:pPr>
      <w:r>
        <w:separator/>
      </w:r>
    </w:p>
  </w:endnote>
  <w:endnote w:type="continuationSeparator" w:id="0">
    <w:p w14:paraId="7191DD8B" w14:textId="77777777" w:rsidR="00F1644A" w:rsidRDefault="00F1644A" w:rsidP="000A3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916" w14:textId="77777777" w:rsidR="00976012" w:rsidRDefault="009760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409D" w14:textId="7A1C1C1A" w:rsidR="000A359F" w:rsidRDefault="00C46352" w:rsidP="00C46352">
    <w:pPr>
      <w:pStyle w:val="Footer"/>
      <w:tabs>
        <w:tab w:val="clear" w:pos="4680"/>
        <w:tab w:val="clear" w:pos="9360"/>
      </w:tabs>
      <w:jc w:val="center"/>
      <w:rPr>
        <w:caps/>
        <w:noProof/>
        <w:color w:val="4F81BD" w:themeColor="accent1"/>
        <w:rtl/>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40281B5" w14:textId="1B56B78B" w:rsidR="00C46352" w:rsidRPr="00C46352" w:rsidRDefault="00C46352" w:rsidP="00C46352">
    <w:pPr>
      <w:pStyle w:val="Footer"/>
      <w:tabs>
        <w:tab w:val="clear" w:pos="4680"/>
        <w:tab w:val="clear" w:pos="9360"/>
      </w:tabs>
      <w:rPr>
        <w:caps/>
        <w:noProof/>
        <w:color w:val="4F81BD" w:themeColor="accent1"/>
      </w:rPr>
    </w:pPr>
    <w:r>
      <w:rPr>
        <w:rFonts w:hint="cs"/>
        <w:caps/>
        <w:noProof/>
        <w:color w:val="4F81BD" w:themeColor="accent1"/>
        <w:rt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923D" w14:textId="77777777" w:rsidR="00976012" w:rsidRDefault="009760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23E8" w14:textId="77777777" w:rsidR="00F1644A" w:rsidRDefault="00F1644A" w:rsidP="000A359F">
      <w:pPr>
        <w:spacing w:after="0" w:line="240" w:lineRule="auto"/>
      </w:pPr>
      <w:r>
        <w:separator/>
      </w:r>
    </w:p>
  </w:footnote>
  <w:footnote w:type="continuationSeparator" w:id="0">
    <w:p w14:paraId="4D7C02FB" w14:textId="77777777" w:rsidR="00F1644A" w:rsidRDefault="00F1644A" w:rsidP="000A3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BA89" w14:textId="4775F33B" w:rsidR="00976012" w:rsidRDefault="00F1644A">
    <w:pPr>
      <w:pStyle w:val="Header"/>
    </w:pPr>
    <w:r>
      <w:rPr>
        <w:noProof/>
      </w:rPr>
      <w:pict w14:anchorId="19ED80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0353860"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دهم فنی"/>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036A" w14:textId="379F6B5D" w:rsidR="000A359F" w:rsidRPr="00C46352" w:rsidRDefault="00F1644A" w:rsidP="00C46352">
    <w:pPr>
      <w:pStyle w:val="Header"/>
      <w:rPr>
        <w:lang w:bidi="fa-IR"/>
      </w:rPr>
    </w:pPr>
    <w:r>
      <w:rPr>
        <w:noProof/>
      </w:rPr>
      <w:pict w14:anchorId="24C86A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0353861"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دهم فنی"/>
          <w10:wrap anchorx="margin" anchory="margin"/>
        </v:shape>
      </w:pict>
    </w:r>
    <w:r w:rsidR="00C46352">
      <w:rPr>
        <w:rFonts w:hint="eastAsia"/>
        <w:rtl/>
        <w:lang w:bidi="fa-IR"/>
      </w:rPr>
      <w:t>‏چهارشنبه‏،</w:t>
    </w:r>
    <w:r w:rsidR="00C46352">
      <w:rPr>
        <w:rtl/>
        <w:lang w:bidi="fa-IR"/>
      </w:rPr>
      <w:t xml:space="preserve"> 07‏ اُكتبر‏ 2026</w:t>
    </w:r>
    <w:r w:rsidR="000A359F" w:rsidRPr="000A359F">
      <w:rPr>
        <w:sz w:val="40"/>
        <w:szCs w:val="40"/>
      </w:rPr>
      <w:ptab w:relativeTo="margin" w:alignment="center" w:leader="none"/>
    </w:r>
    <w:r w:rsidR="000A359F" w:rsidRPr="000A359F">
      <w:rPr>
        <w:rFonts w:hint="cs"/>
        <w:sz w:val="40"/>
        <w:szCs w:val="40"/>
        <w:rtl/>
      </w:rPr>
      <w:t>طاها</w:t>
    </w:r>
    <w:r w:rsidR="000A359F">
      <w:rPr>
        <w:rFonts w:hint="cs"/>
        <w:sz w:val="40"/>
        <w:szCs w:val="40"/>
        <w:rtl/>
      </w:rPr>
      <w:t xml:space="preserve"> جعفری</w:t>
    </w:r>
    <w:r w:rsidR="000A359F" w:rsidRPr="000A359F">
      <w:rPr>
        <w:sz w:val="40"/>
        <w:szCs w:val="40"/>
      </w:rPr>
      <w:ptab w:relativeTo="margin" w:alignment="right" w:leader="none"/>
    </w:r>
    <w:r w:rsidR="00C46352" w:rsidRPr="00C46352">
      <w:rPr>
        <w:rFonts w:hint="cs"/>
        <w:sz w:val="36"/>
        <w:szCs w:val="36"/>
        <w:rtl/>
      </w:rPr>
      <w:t>ورد پیشرف</w:t>
    </w:r>
    <w:r w:rsidR="00C46352">
      <w:rPr>
        <w:rFonts w:hint="cs"/>
        <w:sz w:val="36"/>
        <w:szCs w:val="36"/>
        <w:rtl/>
      </w:rPr>
      <w:t>ته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7E0E" w14:textId="5BA4ABBE" w:rsidR="00976012" w:rsidRDefault="00F1644A">
    <w:pPr>
      <w:pStyle w:val="Header"/>
    </w:pPr>
    <w:r>
      <w:rPr>
        <w:noProof/>
      </w:rPr>
      <w:pict w14:anchorId="248349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0353859"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دهم فنی"/>
          <w10:wrap anchorx="margin" anchory="margin"/>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 Jafari">
    <w15:presenceInfo w15:providerId="Windows Live" w15:userId="9889aa12a0dbc5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80"/>
    <w:rsid w:val="00044B8D"/>
    <w:rsid w:val="000A359F"/>
    <w:rsid w:val="000C5FC4"/>
    <w:rsid w:val="000D1017"/>
    <w:rsid w:val="001247FA"/>
    <w:rsid w:val="001C555E"/>
    <w:rsid w:val="001F26FC"/>
    <w:rsid w:val="0022102B"/>
    <w:rsid w:val="00447BBB"/>
    <w:rsid w:val="004C6F3B"/>
    <w:rsid w:val="004E2006"/>
    <w:rsid w:val="005160C3"/>
    <w:rsid w:val="0065046A"/>
    <w:rsid w:val="00651E4A"/>
    <w:rsid w:val="0072280E"/>
    <w:rsid w:val="0073536C"/>
    <w:rsid w:val="00781EB8"/>
    <w:rsid w:val="0078726D"/>
    <w:rsid w:val="007C0C9B"/>
    <w:rsid w:val="00937A90"/>
    <w:rsid w:val="00976012"/>
    <w:rsid w:val="009D5A0E"/>
    <w:rsid w:val="00A02129"/>
    <w:rsid w:val="00A3366F"/>
    <w:rsid w:val="00A665A1"/>
    <w:rsid w:val="00B37B65"/>
    <w:rsid w:val="00B56A65"/>
    <w:rsid w:val="00BB6C43"/>
    <w:rsid w:val="00C008D1"/>
    <w:rsid w:val="00C1141D"/>
    <w:rsid w:val="00C46352"/>
    <w:rsid w:val="00C47E40"/>
    <w:rsid w:val="00C83359"/>
    <w:rsid w:val="00CA7BA8"/>
    <w:rsid w:val="00CE2380"/>
    <w:rsid w:val="00CE78CA"/>
    <w:rsid w:val="00DC621C"/>
    <w:rsid w:val="00E60A66"/>
    <w:rsid w:val="00F1644A"/>
    <w:rsid w:val="00F809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13012"/>
  <w15:chartTrackingRefBased/>
  <w15:docId w15:val="{E5BBE55A-7036-4765-B39E-B820FBE7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8D1"/>
  </w:style>
  <w:style w:type="paragraph" w:styleId="Heading1">
    <w:name w:val="heading 1"/>
    <w:basedOn w:val="Normal"/>
    <w:next w:val="Normal"/>
    <w:link w:val="Heading1Char"/>
    <w:uiPriority w:val="9"/>
    <w:qFormat/>
    <w:rsid w:val="00CE23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23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23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23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23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2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E23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E23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E23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E23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2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80"/>
    <w:rPr>
      <w:rFonts w:eastAsiaTheme="majorEastAsia" w:cstheme="majorBidi"/>
      <w:color w:val="272727" w:themeColor="text1" w:themeTint="D8"/>
    </w:rPr>
  </w:style>
  <w:style w:type="paragraph" w:styleId="Title">
    <w:name w:val="Title"/>
    <w:basedOn w:val="Normal"/>
    <w:next w:val="Normal"/>
    <w:link w:val="TitleChar"/>
    <w:uiPriority w:val="10"/>
    <w:qFormat/>
    <w:rsid w:val="00CE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3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3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2380"/>
    <w:rPr>
      <w:i/>
      <w:iCs/>
      <w:color w:val="404040" w:themeColor="text1" w:themeTint="BF"/>
    </w:rPr>
  </w:style>
  <w:style w:type="paragraph" w:styleId="ListParagraph">
    <w:name w:val="List Paragraph"/>
    <w:basedOn w:val="Normal"/>
    <w:uiPriority w:val="34"/>
    <w:qFormat/>
    <w:rsid w:val="00CE2380"/>
    <w:pPr>
      <w:ind w:left="720"/>
      <w:contextualSpacing/>
    </w:pPr>
  </w:style>
  <w:style w:type="character" w:styleId="IntenseEmphasis">
    <w:name w:val="Intense Emphasis"/>
    <w:basedOn w:val="DefaultParagraphFont"/>
    <w:uiPriority w:val="21"/>
    <w:qFormat/>
    <w:rsid w:val="00CE2380"/>
    <w:rPr>
      <w:i/>
      <w:iCs/>
      <w:color w:val="365F91" w:themeColor="accent1" w:themeShade="BF"/>
    </w:rPr>
  </w:style>
  <w:style w:type="paragraph" w:styleId="IntenseQuote">
    <w:name w:val="Intense Quote"/>
    <w:basedOn w:val="Normal"/>
    <w:next w:val="Normal"/>
    <w:link w:val="IntenseQuoteChar"/>
    <w:uiPriority w:val="30"/>
    <w:qFormat/>
    <w:rsid w:val="00CE23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2380"/>
    <w:rPr>
      <w:i/>
      <w:iCs/>
      <w:color w:val="365F91" w:themeColor="accent1" w:themeShade="BF"/>
    </w:rPr>
  </w:style>
  <w:style w:type="character" w:styleId="IntenseReference">
    <w:name w:val="Intense Reference"/>
    <w:basedOn w:val="DefaultParagraphFont"/>
    <w:uiPriority w:val="32"/>
    <w:qFormat/>
    <w:rsid w:val="00CE2380"/>
    <w:rPr>
      <w:b/>
      <w:bCs/>
      <w:smallCaps/>
      <w:color w:val="365F91" w:themeColor="accent1" w:themeShade="BF"/>
      <w:spacing w:val="5"/>
    </w:rPr>
  </w:style>
  <w:style w:type="paragraph" w:styleId="Header">
    <w:name w:val="header"/>
    <w:basedOn w:val="Normal"/>
    <w:link w:val="HeaderChar"/>
    <w:uiPriority w:val="99"/>
    <w:unhideWhenUsed/>
    <w:rsid w:val="000A3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59F"/>
  </w:style>
  <w:style w:type="paragraph" w:styleId="Footer">
    <w:name w:val="footer"/>
    <w:basedOn w:val="Normal"/>
    <w:link w:val="FooterChar"/>
    <w:uiPriority w:val="99"/>
    <w:unhideWhenUsed/>
    <w:rsid w:val="000A3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59F"/>
  </w:style>
  <w:style w:type="table" w:styleId="TableGrid">
    <w:name w:val="Table Grid"/>
    <w:basedOn w:val="TableNormal"/>
    <w:uiPriority w:val="59"/>
    <w:rsid w:val="00B37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3536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3536C"/>
    <w:rPr>
      <w:rFonts w:eastAsiaTheme="minorEastAsia"/>
      <w:kern w:val="0"/>
      <w14:ligatures w14:val="none"/>
    </w:rPr>
  </w:style>
  <w:style w:type="character" w:styleId="CommentReference">
    <w:name w:val="annotation reference"/>
    <w:basedOn w:val="DefaultParagraphFont"/>
    <w:uiPriority w:val="99"/>
    <w:semiHidden/>
    <w:unhideWhenUsed/>
    <w:rsid w:val="001247FA"/>
    <w:rPr>
      <w:sz w:val="16"/>
      <w:szCs w:val="16"/>
    </w:rPr>
  </w:style>
  <w:style w:type="paragraph" w:styleId="CommentText">
    <w:name w:val="annotation text"/>
    <w:basedOn w:val="Normal"/>
    <w:link w:val="CommentTextChar"/>
    <w:uiPriority w:val="99"/>
    <w:semiHidden/>
    <w:unhideWhenUsed/>
    <w:rsid w:val="001247FA"/>
    <w:pPr>
      <w:spacing w:line="240" w:lineRule="auto"/>
    </w:pPr>
    <w:rPr>
      <w:sz w:val="20"/>
      <w:szCs w:val="20"/>
    </w:rPr>
  </w:style>
  <w:style w:type="character" w:customStyle="1" w:styleId="CommentTextChar">
    <w:name w:val="Comment Text Char"/>
    <w:basedOn w:val="DefaultParagraphFont"/>
    <w:link w:val="CommentText"/>
    <w:uiPriority w:val="99"/>
    <w:semiHidden/>
    <w:rsid w:val="001247FA"/>
    <w:rPr>
      <w:sz w:val="20"/>
      <w:szCs w:val="20"/>
    </w:rPr>
  </w:style>
  <w:style w:type="paragraph" w:styleId="CommentSubject">
    <w:name w:val="annotation subject"/>
    <w:basedOn w:val="CommentText"/>
    <w:next w:val="CommentText"/>
    <w:link w:val="CommentSubjectChar"/>
    <w:uiPriority w:val="99"/>
    <w:semiHidden/>
    <w:unhideWhenUsed/>
    <w:rsid w:val="001247FA"/>
    <w:rPr>
      <w:b/>
      <w:bCs/>
    </w:rPr>
  </w:style>
  <w:style w:type="character" w:customStyle="1" w:styleId="CommentSubjectChar">
    <w:name w:val="Comment Subject Char"/>
    <w:basedOn w:val="CommentTextChar"/>
    <w:link w:val="CommentSubject"/>
    <w:uiPriority w:val="99"/>
    <w:semiHidden/>
    <w:rsid w:val="001247FA"/>
    <w:rPr>
      <w:b/>
      <w:bCs/>
      <w:sz w:val="20"/>
      <w:szCs w:val="20"/>
    </w:rPr>
  </w:style>
  <w:style w:type="paragraph" w:styleId="Revision">
    <w:name w:val="Revision"/>
    <w:hidden/>
    <w:uiPriority w:val="99"/>
    <w:semiHidden/>
    <w:rsid w:val="00124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microsoft.com/office/2007/relationships/hdphoto" Target="media/hdphoto1.wdp"/><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hyperlink" Target="https://pxhere.com/en/photo/616075" TargetMode="Externa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5F58C-8DC2-4A70-81D7-528F0D484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Jafari</dc:creator>
  <cp:keywords/>
  <dc:description/>
  <cp:lastModifiedBy>Ali Jafari</cp:lastModifiedBy>
  <cp:revision>2</cp:revision>
  <dcterms:created xsi:type="dcterms:W3CDTF">2026-10-07T19:44:00Z</dcterms:created>
  <dcterms:modified xsi:type="dcterms:W3CDTF">2026-10-07T19:44:00Z</dcterms:modified>
</cp:coreProperties>
</file>